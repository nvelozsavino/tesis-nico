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090" w:rsidRPr="008D2941" w:rsidRDefault="00F06290" w:rsidP="00BF1090">
      <w:pPr>
        <w:pStyle w:val="Normalsininterlineado"/>
      </w:pPr>
      <w:r>
        <w:rPr>
          <w:noProof/>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4" o:spid="_x0000_i1025" type="#_x0000_t75" alt="Descripción: C:\Users\nico\Documents\clases\otros\usb logo.png" style="width:69.95pt;height:46.2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UNIVERSIDAD SIMÓN BOLÍVAR</w:t>
      </w:r>
    </w:p>
    <w:p w:rsidR="00BF1090" w:rsidRPr="008D2941" w:rsidRDefault="00BF1090" w:rsidP="00BF1090">
      <w:pPr>
        <w:pStyle w:val="Normalsininterlineado"/>
        <w:rPr>
          <w:sz w:val="28"/>
          <w:szCs w:val="28"/>
        </w:rPr>
      </w:pPr>
      <w:r w:rsidRPr="008D2941">
        <w:rPr>
          <w:sz w:val="28"/>
          <w:szCs w:val="28"/>
        </w:rPr>
        <w:t>DECANATO DE ESTUDIOS DE POSTGRADO</w:t>
      </w:r>
    </w:p>
    <w:p w:rsidR="00BF1090" w:rsidRPr="008D2941" w:rsidRDefault="00BF1090" w:rsidP="00BF1090">
      <w:pPr>
        <w:pStyle w:val="Normalsininterlineado"/>
        <w:rPr>
          <w:sz w:val="28"/>
          <w:szCs w:val="28"/>
        </w:rPr>
      </w:pPr>
      <w:r w:rsidRPr="008D2941">
        <w:rPr>
          <w:sz w:val="28"/>
          <w:szCs w:val="28"/>
        </w:rPr>
        <w:t>COORDINACIÓN DE POSTGRADO EN FÍSICA</w:t>
      </w:r>
    </w:p>
    <w:p w:rsidR="00BF1090" w:rsidRPr="008D2941" w:rsidRDefault="00BF1090" w:rsidP="00BF1090">
      <w:pPr>
        <w:pStyle w:val="Normalsininterlineado"/>
        <w:rPr>
          <w:sz w:val="28"/>
          <w:szCs w:val="28"/>
        </w:rPr>
      </w:pPr>
      <w:r w:rsidRPr="008D2941">
        <w:rPr>
          <w:sz w:val="28"/>
          <w:szCs w:val="28"/>
        </w:rPr>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TRABAJO DE GRADO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rPr>
          <w:b/>
          <w:caps/>
          <w:kern w:val="24"/>
          <w:sz w:val="28"/>
          <w:szCs w:val="28"/>
        </w:rPr>
        <w:t>CONTROL DE VIBRACIONES MECÁNICAS EN UN SISTEMA INTERFEROMÉTRICO.</w:t>
      </w:r>
      <w:r w:rsidRPr="008D2941">
        <w:t xml:space="preserve">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sz w:val="28"/>
          <w:szCs w:val="28"/>
        </w:rPr>
      </w:pPr>
      <w:r w:rsidRPr="008D2941">
        <w:rPr>
          <w:sz w:val="28"/>
          <w:szCs w:val="28"/>
        </w:rPr>
        <w:t>Nicolás</w:t>
      </w:r>
      <w:r w:rsidR="00BF1090" w:rsidRPr="008D2941">
        <w:rPr>
          <w:sz w:val="28"/>
          <w:szCs w:val="28"/>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Julio 2011</w:t>
      </w:r>
    </w:p>
    <w:p w:rsidR="00BF1090" w:rsidRPr="008D2941" w:rsidRDefault="00BF1090" w:rsidP="00BF1090">
      <w:pPr>
        <w:pStyle w:val="Normalsininterlineado"/>
        <w:rPr>
          <w:sz w:val="28"/>
          <w:szCs w:val="28"/>
        </w:rPr>
        <w:sectPr w:rsidR="00BF1090" w:rsidRPr="008D2941" w:rsidSect="00BF1090">
          <w:headerReference w:type="default" r:id="rId10"/>
          <w:footerReference w:type="even" r:id="rId11"/>
          <w:footerReference w:type="default" r:id="rId12"/>
          <w:pgSz w:w="12240" w:h="15840" w:code="1"/>
          <w:pgMar w:top="964" w:right="1701" w:bottom="1588" w:left="1701" w:header="709" w:footer="709" w:gutter="0"/>
          <w:cols w:space="708"/>
          <w:docGrid w:linePitch="360"/>
        </w:sectPr>
      </w:pPr>
    </w:p>
    <w:p w:rsidR="00BF1090" w:rsidRPr="008D2941" w:rsidRDefault="00F06290" w:rsidP="00BF1090">
      <w:pPr>
        <w:pStyle w:val="Normalsininterlineado"/>
      </w:pPr>
      <w:r>
        <w:rPr>
          <w:noProof/>
          <w:lang w:eastAsia="es-VE"/>
        </w:rPr>
        <w:lastRenderedPageBreak/>
        <w:pict>
          <v:shape id="_x0000_i1026" type="#_x0000_t75" alt="Descripción: C:\Users\nico\Documents\clases\otros\usb logo.png" style="width:69.3pt;height:46.2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FÍSICA</w:t>
      </w:r>
    </w:p>
    <w:p w:rsidR="00BF1090" w:rsidRPr="008D2941" w:rsidRDefault="00BF1090" w:rsidP="00BF1090">
      <w:pPr>
        <w:pStyle w:val="Normalsininterlineado"/>
      </w:pPr>
      <w:r w:rsidRPr="008D2941">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Trabajo de Grado presentado a la Universidad Simón Bolívar 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b/>
        </w:rPr>
      </w:pPr>
      <w:r w:rsidRPr="008D2941">
        <w:rPr>
          <w:b/>
        </w:rPr>
        <w:t>Nicolás</w:t>
      </w:r>
      <w:r w:rsidR="0091587C" w:rsidRPr="008D2941">
        <w:rPr>
          <w:b/>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pPr>
      <w:r w:rsidRPr="008D2941">
        <w:t>Como</w:t>
      </w:r>
      <w:r w:rsidR="00BF1090" w:rsidRPr="008D2941">
        <w:t xml:space="preserve"> requisito parcial para optar al grado académico de</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 xml:space="preserve">Magister en </w:t>
      </w:r>
      <w:r w:rsidR="0091587C" w:rsidRPr="008D2941">
        <w:rPr>
          <w:b/>
        </w:rPr>
        <w:t>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Con la asesoría de</w:t>
      </w:r>
      <w:r w:rsidR="0091587C" w:rsidRPr="008D2941">
        <w:t>l</w:t>
      </w:r>
      <w:r w:rsidRPr="008D2941">
        <w:t xml:space="preserve"> profesor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Rafael</w:t>
      </w:r>
      <w:r w:rsidR="00BF1090" w:rsidRPr="008D2941">
        <w:t xml:space="preserve"> </w:t>
      </w:r>
      <w:r w:rsidRPr="008D2941">
        <w:t>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Julio 2011</w:t>
      </w:r>
      <w:r w:rsidR="00BF1090" w:rsidRPr="008D2941">
        <w:br w:type="page"/>
      </w:r>
    </w:p>
    <w:p w:rsidR="00BF1090" w:rsidRPr="008D2941" w:rsidRDefault="00F06290" w:rsidP="00BF1090">
      <w:pPr>
        <w:pStyle w:val="Normalsininterlineado"/>
      </w:pPr>
      <w:r>
        <w:rPr>
          <w:noProof/>
          <w:lang w:eastAsia="es-VE"/>
        </w:rPr>
        <w:pict>
          <v:shape id="_x0000_i1027" type="#_x0000_t75" alt="Descripción: C:\Users\nico\Documents\clases\otros\usb logo.png" style="width:69.3pt;height:46.2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 xml:space="preserve">COORDINACIÓN DE POSTGRADO EN </w:t>
      </w:r>
      <w:r w:rsidR="0091587C" w:rsidRPr="008D2941">
        <w:t>FÍSICA</w:t>
      </w:r>
    </w:p>
    <w:p w:rsidR="00BF1090" w:rsidRPr="008D2941" w:rsidRDefault="00BF1090" w:rsidP="00BF1090">
      <w:pPr>
        <w:pStyle w:val="Normalsininterlineado"/>
      </w:pPr>
      <w:r w:rsidRPr="008D2941">
        <w:t xml:space="preserve">MAESTRÍA EN </w:t>
      </w:r>
      <w:r w:rsidR="0091587C" w:rsidRPr="008D2941">
        <w:t>FÍSICA</w:t>
      </w:r>
    </w:p>
    <w:p w:rsidR="00BF1090" w:rsidRPr="00AF0007" w:rsidRDefault="00BF1090" w:rsidP="00BF1090">
      <w:pPr>
        <w:pStyle w:val="Ttulo1"/>
        <w:numPr>
          <w:ilvl w:val="0"/>
          <w:numId w:val="0"/>
        </w:numPr>
        <w:rPr>
          <w:color w:val="FFFFFF"/>
        </w:rPr>
      </w:pPr>
      <w:bookmarkStart w:id="0" w:name="_Toc316133499"/>
      <w:r w:rsidRPr="00AF0007">
        <w:rPr>
          <w:color w:val="FFFFFF"/>
        </w:rPr>
        <w:t>APROBACIÓN DEL JURADO</w:t>
      </w:r>
      <w:bookmarkEnd w:id="0"/>
    </w:p>
    <w:p w:rsidR="00BF1090" w:rsidRPr="008D2941" w:rsidRDefault="0091587C"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jc w:val="right"/>
      </w:pPr>
      <w:r w:rsidRPr="008D2941">
        <w:t xml:space="preserve">Por: </w:t>
      </w:r>
      <w:r w:rsidR="0091587C" w:rsidRPr="008D2941">
        <w:t>Veloz Savino</w:t>
      </w:r>
      <w:r w:rsidRPr="008D2941">
        <w:t xml:space="preserve">, </w:t>
      </w:r>
      <w:r w:rsidR="0091587C" w:rsidRPr="008D2941">
        <w:t>Nicolás</w:t>
      </w:r>
    </w:p>
    <w:p w:rsidR="00BF1090" w:rsidRPr="008D2941" w:rsidRDefault="0091587C" w:rsidP="00BF1090">
      <w:pPr>
        <w:pStyle w:val="Normalsininterlineado"/>
        <w:jc w:val="right"/>
      </w:pPr>
      <w:r w:rsidRPr="008D2941">
        <w:t>Carnet No.: 07-86143</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ind w:firstLine="426"/>
        <w:jc w:val="both"/>
      </w:pPr>
      <w:r w:rsidRPr="008D2941">
        <w:t>Este Trabajo de Grado ha sido aprobado en nombre de la Universidad Simón Bolívar por el siguiente jurado examinador:</w:t>
      </w:r>
    </w:p>
    <w:p w:rsidR="00BF1090" w:rsidRPr="008D2941" w:rsidRDefault="00BF1090" w:rsidP="00BF1090">
      <w:pPr>
        <w:pStyle w:val="Normalsininterlineado"/>
        <w:jc w:val="both"/>
      </w:pPr>
    </w:p>
    <w:p w:rsidR="00BF1090" w:rsidRPr="008D2941" w:rsidRDefault="00BF1090" w:rsidP="00BF1090">
      <w:pPr>
        <w:pStyle w:val="Normalsininterlineado"/>
        <w:jc w:val="both"/>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Presidente</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F06290" w:rsidP="00BF1090">
      <w:pPr>
        <w:pStyle w:val="Normalsininterlineado"/>
      </w:pPr>
      <w:r>
        <w:rPr>
          <w:lang w:eastAsia="es-VE"/>
        </w:rPr>
        <w:pict>
          <v:shape id="_x0000_s1044" style="position:absolute;left:0;text-align:left;margin-left:186.75pt;margin-top:4.6pt;width:90.25pt;height:38.25pt;z-index:1"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c==&#10;" annotation="t"/>
          </v:shape>
        </w:pict>
      </w: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 - Tutor</w:t>
      </w:r>
    </w:p>
    <w:p w:rsidR="00BF1090" w:rsidRPr="008D2941" w:rsidRDefault="00BF1090" w:rsidP="00BF1090">
      <w:pPr>
        <w:pStyle w:val="Normalsininterlineado"/>
      </w:pPr>
      <w:r w:rsidRPr="008D2941">
        <w:t xml:space="preserve">Prof. </w:t>
      </w:r>
      <w:r w:rsidR="0091587C" w:rsidRPr="008D2941">
        <w:t>Rafael 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XX</w:t>
      </w:r>
      <w:r w:rsidR="00BF1090" w:rsidRPr="008D2941">
        <w:t xml:space="preserve"> de </w:t>
      </w:r>
      <w:r w:rsidRPr="008D2941">
        <w:t>xxxxxx</w:t>
      </w:r>
      <w:r w:rsidR="00BF1090" w:rsidRPr="008D2941">
        <w:t xml:space="preserve"> de 201</w:t>
      </w:r>
      <w:r w:rsidRPr="008D2941">
        <w:t>1</w:t>
      </w:r>
      <w:r w:rsidR="00BF1090"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 w:rsidR="00BF1090" w:rsidRPr="008D2941" w:rsidRDefault="00BF1090" w:rsidP="00BF1090">
      <w:pPr>
        <w:pStyle w:val="Normalsininterlineado"/>
      </w:pP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1" w:name="_Toc316133500"/>
      <w:r w:rsidRPr="008D2941">
        <w:t>AGRADECIMIENTOS</w:t>
      </w:r>
      <w:bookmarkEnd w:id="1"/>
    </w:p>
    <w:p w:rsidR="00BF1090" w:rsidRPr="008D2941" w:rsidRDefault="00BF1090" w:rsidP="00BF1090"/>
    <w:p w:rsidR="00BF1090" w:rsidRPr="008D2941" w:rsidRDefault="00BF1090" w:rsidP="00BF1090">
      <w:pPr>
        <w:spacing w:before="0" w:after="200" w:line="276" w:lineRule="auto"/>
        <w:ind w:firstLine="0"/>
        <w:jc w:val="left"/>
      </w:pPr>
      <w:r w:rsidRPr="008D2941">
        <w:br w:type="page"/>
      </w:r>
    </w:p>
    <w:p w:rsidR="00BF1090" w:rsidRPr="008D2941" w:rsidRDefault="00F06290" w:rsidP="00BF1090">
      <w:pPr>
        <w:pStyle w:val="Normalsininterlineado"/>
      </w:pPr>
      <w:r>
        <w:rPr>
          <w:noProof/>
          <w:lang w:eastAsia="es-VE"/>
        </w:rPr>
        <w:pict>
          <v:shape id="_x0000_i1028" type="#_x0000_t75" alt="Descripción: C:\Users\nico\Documents\clases\otros\usb logo.png" style="width:69.3pt;height:46.2pt;visibility:visible">
            <v:imagedata r:id="rId9" o:title="usb logo"/>
          </v:shape>
        </w:pict>
      </w:r>
    </w:p>
    <w:p w:rsidR="00BF1090" w:rsidRPr="008D2941" w:rsidRDefault="00BF1090" w:rsidP="00BF1090">
      <w:pPr>
        <w:pStyle w:val="Normalsininterlineado"/>
        <w:rPr>
          <w:b/>
          <w:szCs w:val="24"/>
        </w:rPr>
      </w:pPr>
      <w:r w:rsidRPr="008D2941">
        <w:rPr>
          <w:b/>
          <w:szCs w:val="24"/>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INGENIERÍA ELECTRÓNICA</w:t>
      </w:r>
    </w:p>
    <w:p w:rsidR="00BF1090" w:rsidRPr="008D2941" w:rsidRDefault="00BF1090" w:rsidP="00BF1090">
      <w:pPr>
        <w:pStyle w:val="Normalsininterlineado"/>
      </w:pPr>
      <w:r w:rsidRPr="008D2941">
        <w:t>MAESTRÍA EN INGENIERÍA BIOMÉDICA</w:t>
      </w:r>
    </w:p>
    <w:p w:rsidR="00BF1090" w:rsidRPr="008D2941" w:rsidRDefault="00BF1090" w:rsidP="00BF1090">
      <w:pPr>
        <w:pStyle w:val="Normalsininterlineado"/>
      </w:pPr>
    </w:p>
    <w:p w:rsidR="00BF1090" w:rsidRPr="008D2941" w:rsidRDefault="0091587C" w:rsidP="00BF1090">
      <w:pPr>
        <w:pStyle w:val="Normalsininterlineado"/>
        <w:rPr>
          <w:b/>
          <w:caps/>
        </w:rPr>
      </w:pPr>
      <w:r w:rsidRPr="008D2941">
        <w:rPr>
          <w:b/>
          <w:caps/>
          <w:kern w:val="24"/>
          <w:sz w:val="28"/>
          <w:szCs w:val="28"/>
        </w:rPr>
        <w:t>CONTROL DE VIBRACIONES MECÁNICAS EN UN SISTEMA INTERFEROMÉTRICO.</w:t>
      </w:r>
    </w:p>
    <w:p w:rsidR="00BF1090" w:rsidRPr="008D2941" w:rsidRDefault="00BF1090" w:rsidP="00BF1090">
      <w:pPr>
        <w:pStyle w:val="Normalsininterlineado"/>
        <w:rPr>
          <w:b/>
          <w:caps/>
        </w:rPr>
      </w:pPr>
    </w:p>
    <w:p w:rsidR="00BF1090" w:rsidRPr="008D2941" w:rsidRDefault="00BF1090" w:rsidP="00BF1090">
      <w:pPr>
        <w:pStyle w:val="Normalsininterlineado"/>
        <w:ind w:left="5245"/>
        <w:jc w:val="left"/>
      </w:pPr>
      <w:r w:rsidRPr="008D2941">
        <w:t xml:space="preserve">Por: </w:t>
      </w:r>
      <w:r w:rsidR="0091587C" w:rsidRPr="008D2941">
        <w:t>Veloz Savino, Nicolás</w:t>
      </w:r>
    </w:p>
    <w:p w:rsidR="00BF1090" w:rsidRPr="008D2941" w:rsidRDefault="00BF1090" w:rsidP="00BF1090">
      <w:pPr>
        <w:pStyle w:val="Normalsininterlineado"/>
        <w:ind w:left="5245"/>
        <w:jc w:val="left"/>
      </w:pPr>
      <w:r w:rsidRPr="008D2941">
        <w:t>Carnet No.: 07-8614</w:t>
      </w:r>
      <w:r w:rsidR="0091587C" w:rsidRPr="008D2941">
        <w:t>3</w:t>
      </w:r>
    </w:p>
    <w:p w:rsidR="00BF1090" w:rsidRPr="008D2941" w:rsidRDefault="00BF1090" w:rsidP="00BF1090">
      <w:pPr>
        <w:pStyle w:val="Normalsininterlineado"/>
        <w:ind w:left="5245"/>
        <w:jc w:val="left"/>
      </w:pPr>
      <w:r w:rsidRPr="008D2941">
        <w:t xml:space="preserve">Tutor: Prof. </w:t>
      </w:r>
      <w:r w:rsidR="0091587C" w:rsidRPr="008D2941">
        <w:t>Rafael Escalona</w:t>
      </w:r>
    </w:p>
    <w:p w:rsidR="00BF1090" w:rsidRPr="008D2941" w:rsidRDefault="0091587C" w:rsidP="00BF1090">
      <w:pPr>
        <w:pStyle w:val="Normalsininterlineado"/>
        <w:ind w:left="5245"/>
        <w:jc w:val="left"/>
        <w:rPr>
          <w:szCs w:val="24"/>
        </w:rPr>
      </w:pPr>
      <w:r w:rsidRPr="008D2941">
        <w:t>Julio</w:t>
      </w:r>
      <w:r w:rsidR="00BF1090" w:rsidRPr="008D2941">
        <w:t xml:space="preserve">, </w:t>
      </w:r>
      <w:r w:rsidRPr="008D2941">
        <w:t>2011</w:t>
      </w:r>
    </w:p>
    <w:p w:rsidR="00BF1090" w:rsidRPr="008D2941" w:rsidRDefault="00BF1090" w:rsidP="00BF1090">
      <w:pPr>
        <w:pStyle w:val="Ttulo1"/>
        <w:numPr>
          <w:ilvl w:val="0"/>
          <w:numId w:val="0"/>
        </w:numPr>
      </w:pPr>
      <w:bookmarkStart w:id="2" w:name="_Toc316133501"/>
      <w:r w:rsidRPr="008D2941">
        <w:t>RESUMEN</w:t>
      </w:r>
      <w:bookmarkEnd w:id="2"/>
    </w:p>
    <w:p w:rsidR="0031309C" w:rsidRPr="008D2941" w:rsidRDefault="00BF1090">
      <w:pPr>
        <w:pStyle w:val="Sinespaciado"/>
        <w:ind w:firstLine="0"/>
        <w:rPr>
          <w:sz w:val="22"/>
        </w:rPr>
      </w:pPr>
      <w:r w:rsidRPr="008D2941">
        <w:rPr>
          <w:sz w:val="22"/>
        </w:rPr>
        <w:t xml:space="preserve">El presente trabajo </w:t>
      </w:r>
      <w:r w:rsidR="0091587C" w:rsidRPr="008D2941">
        <w:rPr>
          <w:sz w:val="22"/>
        </w:rPr>
        <w:t>…</w:t>
      </w:r>
    </w:p>
    <w:p w:rsidR="00BF1090" w:rsidRPr="008D2941" w:rsidRDefault="00BF1090" w:rsidP="00BF1090">
      <w:pPr>
        <w:pStyle w:val="Sinespaciado"/>
      </w:pPr>
    </w:p>
    <w:p w:rsidR="00BF1090" w:rsidRPr="008D2941" w:rsidRDefault="00BF1090" w:rsidP="00BF1090">
      <w:pPr>
        <w:tabs>
          <w:tab w:val="left" w:pos="6390"/>
        </w:tabs>
        <w:ind w:firstLine="0"/>
      </w:pPr>
      <w:r w:rsidRPr="008D2941">
        <w:t xml:space="preserve">Palabras claves: </w:t>
      </w:r>
    </w:p>
    <w:p w:rsidR="00BF1090" w:rsidRPr="008D2941" w:rsidRDefault="00BF1090" w:rsidP="00BF1090">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3" w:name="_Toc316133502"/>
      <w:r w:rsidRPr="008D2941">
        <w:t>ÍNDICE GENERAL</w:t>
      </w:r>
      <w:bookmarkEnd w:id="3"/>
    </w:p>
    <w:p w:rsidR="00BF1090" w:rsidRPr="008D2941" w:rsidRDefault="00BF1090" w:rsidP="00BF1090"/>
    <w:p w:rsidR="00BF1090" w:rsidRPr="008D2941" w:rsidRDefault="008D2941" w:rsidP="00BF1090">
      <w:pPr>
        <w:jc w:val="right"/>
      </w:pPr>
      <w:r w:rsidRPr="008D2941">
        <w:t>Pág.</w:t>
      </w:r>
    </w:p>
    <w:p w:rsidR="0070729D" w:rsidRPr="00AF0007" w:rsidRDefault="007F7092">
      <w:pPr>
        <w:pStyle w:val="TDC1"/>
        <w:rPr>
          <w:rFonts w:ascii="Calibri" w:hAnsi="Calibri" w:cs="Times New Roman"/>
          <w:b w:val="0"/>
          <w:bCs w:val="0"/>
          <w:caps w:val="0"/>
          <w:lang w:val="es-VE" w:eastAsia="es-VE"/>
        </w:rPr>
      </w:pPr>
      <w:r w:rsidRPr="0091532D">
        <w:rPr>
          <w:noProof w:val="0"/>
          <w:lang w:val="es-VE"/>
        </w:rPr>
        <w:fldChar w:fldCharType="begin"/>
      </w:r>
      <w:r w:rsidR="00BF1090" w:rsidRPr="008D2941">
        <w:rPr>
          <w:noProof w:val="0"/>
          <w:lang w:val="es-VE"/>
        </w:rPr>
        <w:instrText xml:space="preserve"> TOC \o "1-3" \h \z \u </w:instrText>
      </w:r>
      <w:r w:rsidRPr="0091532D">
        <w:rPr>
          <w:noProof w:val="0"/>
          <w:lang w:val="es-VE"/>
        </w:rPr>
        <w:fldChar w:fldCharType="separate"/>
      </w:r>
      <w:hyperlink w:anchor="_Toc316133499" w:history="1">
        <w:r w:rsidR="0070729D" w:rsidRPr="00AF0007">
          <w:rPr>
            <w:rStyle w:val="Hipervnculo"/>
            <w:lang w:val="es-VE"/>
          </w:rPr>
          <w:t>APROBACIÓN DEL JURADO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_Toc316133499 \h </w:instrText>
        </w:r>
        <w:r w:rsidR="0070729D" w:rsidRPr="0091532D">
          <w:rPr>
            <w:webHidden/>
            <w:lang w:val="es-VE"/>
          </w:rPr>
        </w:r>
        <w:r w:rsidR="0070729D" w:rsidRPr="0091532D">
          <w:rPr>
            <w:webHidden/>
            <w:lang w:val="es-VE"/>
          </w:rPr>
          <w:fldChar w:fldCharType="separate"/>
        </w:r>
        <w:r w:rsidR="005405BE">
          <w:rPr>
            <w:webHidden/>
            <w:lang w:val="es-VE"/>
          </w:rPr>
          <w:t>ii</w:t>
        </w:r>
        <w:r w:rsidR="0070729D" w:rsidRPr="0091532D">
          <w:rPr>
            <w:webHidden/>
            <w:lang w:val="es-VE"/>
          </w:rPr>
          <w:fldChar w:fldCharType="end"/>
        </w:r>
      </w:hyperlink>
    </w:p>
    <w:p w:rsidR="0070729D" w:rsidRPr="00AF0007" w:rsidRDefault="00F06290">
      <w:pPr>
        <w:pStyle w:val="TDC1"/>
        <w:rPr>
          <w:rFonts w:ascii="Calibri" w:hAnsi="Calibri" w:cs="Times New Roman"/>
          <w:b w:val="0"/>
          <w:bCs w:val="0"/>
          <w:caps w:val="0"/>
          <w:lang w:val="es-VE" w:eastAsia="es-VE"/>
        </w:rPr>
      </w:pPr>
      <w:hyperlink w:anchor="_Toc316133500" w:history="1">
        <w:r w:rsidR="0070729D" w:rsidRPr="00AF0007">
          <w:rPr>
            <w:rStyle w:val="Hipervnculo"/>
            <w:lang w:val="es-VE"/>
          </w:rPr>
          <w:t>AGRADECIMIENTOS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_Toc316133500 \h </w:instrText>
        </w:r>
        <w:r w:rsidR="0070729D" w:rsidRPr="0091532D">
          <w:rPr>
            <w:webHidden/>
            <w:lang w:val="es-VE"/>
          </w:rPr>
        </w:r>
        <w:r w:rsidR="0070729D" w:rsidRPr="0091532D">
          <w:rPr>
            <w:webHidden/>
            <w:lang w:val="es-VE"/>
          </w:rPr>
          <w:fldChar w:fldCharType="separate"/>
        </w:r>
        <w:r w:rsidR="005405BE">
          <w:rPr>
            <w:webHidden/>
            <w:lang w:val="es-VE"/>
          </w:rPr>
          <w:t>iv</w:t>
        </w:r>
        <w:r w:rsidR="0070729D" w:rsidRPr="0091532D">
          <w:rPr>
            <w:webHidden/>
            <w:lang w:val="es-VE"/>
          </w:rPr>
          <w:fldChar w:fldCharType="end"/>
        </w:r>
      </w:hyperlink>
    </w:p>
    <w:p w:rsidR="0070729D" w:rsidRPr="00AF0007" w:rsidRDefault="00F06290">
      <w:pPr>
        <w:pStyle w:val="TDC1"/>
        <w:rPr>
          <w:rFonts w:ascii="Calibri" w:hAnsi="Calibri" w:cs="Times New Roman"/>
          <w:b w:val="0"/>
          <w:bCs w:val="0"/>
          <w:caps w:val="0"/>
          <w:lang w:val="es-VE" w:eastAsia="es-VE"/>
        </w:rPr>
      </w:pPr>
      <w:hyperlink w:anchor="_Toc316133501" w:history="1">
        <w:r w:rsidR="0070729D" w:rsidRPr="00AF0007">
          <w:rPr>
            <w:rStyle w:val="Hipervnculo"/>
            <w:lang w:val="es-VE"/>
          </w:rPr>
          <w:t>RESUMEN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_Toc316133501 \h </w:instrText>
        </w:r>
        <w:r w:rsidR="0070729D" w:rsidRPr="0091532D">
          <w:rPr>
            <w:webHidden/>
            <w:lang w:val="es-VE"/>
          </w:rPr>
        </w:r>
        <w:r w:rsidR="0070729D" w:rsidRPr="0091532D">
          <w:rPr>
            <w:webHidden/>
            <w:lang w:val="es-VE"/>
          </w:rPr>
          <w:fldChar w:fldCharType="separate"/>
        </w:r>
        <w:r w:rsidR="005405BE">
          <w:rPr>
            <w:webHidden/>
            <w:lang w:val="es-VE"/>
          </w:rPr>
          <w:t>v</w:t>
        </w:r>
        <w:r w:rsidR="0070729D" w:rsidRPr="0091532D">
          <w:rPr>
            <w:webHidden/>
            <w:lang w:val="es-VE"/>
          </w:rPr>
          <w:fldChar w:fldCharType="end"/>
        </w:r>
      </w:hyperlink>
    </w:p>
    <w:p w:rsidR="0070729D" w:rsidRPr="00AF0007" w:rsidRDefault="00F06290">
      <w:pPr>
        <w:pStyle w:val="TDC1"/>
        <w:rPr>
          <w:rFonts w:ascii="Calibri" w:hAnsi="Calibri" w:cs="Times New Roman"/>
          <w:b w:val="0"/>
          <w:bCs w:val="0"/>
          <w:caps w:val="0"/>
          <w:lang w:val="es-VE" w:eastAsia="es-VE"/>
        </w:rPr>
      </w:pPr>
      <w:hyperlink w:anchor="_Toc316133502" w:history="1">
        <w:r w:rsidR="0070729D" w:rsidRPr="00AF0007">
          <w:rPr>
            <w:rStyle w:val="Hipervnculo"/>
            <w:lang w:val="es-VE"/>
          </w:rPr>
          <w:t>ÍNDICE GENERAL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_Toc316133502 \h </w:instrText>
        </w:r>
        <w:r w:rsidR="0070729D" w:rsidRPr="0091532D">
          <w:rPr>
            <w:webHidden/>
            <w:lang w:val="es-VE"/>
          </w:rPr>
        </w:r>
        <w:r w:rsidR="0070729D" w:rsidRPr="0091532D">
          <w:rPr>
            <w:webHidden/>
            <w:lang w:val="es-VE"/>
          </w:rPr>
          <w:fldChar w:fldCharType="separate"/>
        </w:r>
        <w:r w:rsidR="005405BE">
          <w:rPr>
            <w:webHidden/>
            <w:lang w:val="es-VE"/>
          </w:rPr>
          <w:t>vi</w:t>
        </w:r>
        <w:r w:rsidR="0070729D" w:rsidRPr="0091532D">
          <w:rPr>
            <w:webHidden/>
            <w:lang w:val="es-VE"/>
          </w:rPr>
          <w:fldChar w:fldCharType="end"/>
        </w:r>
      </w:hyperlink>
    </w:p>
    <w:p w:rsidR="0070729D" w:rsidRPr="00AF0007" w:rsidRDefault="00F06290">
      <w:pPr>
        <w:pStyle w:val="TDC1"/>
        <w:rPr>
          <w:rFonts w:ascii="Calibri" w:hAnsi="Calibri" w:cs="Times New Roman"/>
          <w:b w:val="0"/>
          <w:bCs w:val="0"/>
          <w:caps w:val="0"/>
          <w:lang w:val="es-VE" w:eastAsia="es-VE"/>
        </w:rPr>
      </w:pPr>
      <w:hyperlink w:anchor="_Toc316133503" w:history="1">
        <w:r w:rsidR="0070729D" w:rsidRPr="00AF0007">
          <w:rPr>
            <w:rStyle w:val="Hipervnculo"/>
            <w:lang w:val="es-VE"/>
          </w:rPr>
          <w:t>ÍNDICE DE TABLAS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_Toc316133503 \h </w:instrText>
        </w:r>
        <w:r w:rsidR="0070729D" w:rsidRPr="0091532D">
          <w:rPr>
            <w:webHidden/>
            <w:lang w:val="es-VE"/>
          </w:rPr>
        </w:r>
        <w:r w:rsidR="0070729D" w:rsidRPr="0091532D">
          <w:rPr>
            <w:webHidden/>
            <w:lang w:val="es-VE"/>
          </w:rPr>
          <w:fldChar w:fldCharType="separate"/>
        </w:r>
        <w:r w:rsidR="005405BE">
          <w:rPr>
            <w:webHidden/>
            <w:lang w:val="es-VE"/>
          </w:rPr>
          <w:t>viii</w:t>
        </w:r>
        <w:r w:rsidR="0070729D" w:rsidRPr="0091532D">
          <w:rPr>
            <w:webHidden/>
            <w:lang w:val="es-VE"/>
          </w:rPr>
          <w:fldChar w:fldCharType="end"/>
        </w:r>
      </w:hyperlink>
    </w:p>
    <w:p w:rsidR="0070729D" w:rsidRPr="00AF0007" w:rsidRDefault="00F06290">
      <w:pPr>
        <w:pStyle w:val="TDC1"/>
        <w:rPr>
          <w:rFonts w:ascii="Calibri" w:hAnsi="Calibri" w:cs="Times New Roman"/>
          <w:b w:val="0"/>
          <w:bCs w:val="0"/>
          <w:caps w:val="0"/>
          <w:lang w:val="es-VE" w:eastAsia="es-VE"/>
        </w:rPr>
      </w:pPr>
      <w:hyperlink w:anchor="_Toc316133504" w:history="1">
        <w:r w:rsidR="0070729D" w:rsidRPr="00AF0007">
          <w:rPr>
            <w:rStyle w:val="Hipervnculo"/>
            <w:lang w:val="es-VE"/>
          </w:rPr>
          <w:t>ÍNDICE DE FIGURAS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_Toc316133504 \h </w:instrText>
        </w:r>
        <w:r w:rsidR="0070729D" w:rsidRPr="0091532D">
          <w:rPr>
            <w:webHidden/>
            <w:lang w:val="es-VE"/>
          </w:rPr>
        </w:r>
        <w:r w:rsidR="0070729D" w:rsidRPr="0091532D">
          <w:rPr>
            <w:webHidden/>
            <w:lang w:val="es-VE"/>
          </w:rPr>
          <w:fldChar w:fldCharType="separate"/>
        </w:r>
        <w:r w:rsidR="005405BE">
          <w:rPr>
            <w:webHidden/>
            <w:lang w:val="es-VE"/>
          </w:rPr>
          <w:t>ix</w:t>
        </w:r>
        <w:r w:rsidR="0070729D" w:rsidRPr="0091532D">
          <w:rPr>
            <w:webHidden/>
            <w:lang w:val="es-VE"/>
          </w:rPr>
          <w:fldChar w:fldCharType="end"/>
        </w:r>
      </w:hyperlink>
    </w:p>
    <w:p w:rsidR="0070729D" w:rsidRPr="00AF0007" w:rsidRDefault="00F06290">
      <w:pPr>
        <w:pStyle w:val="TDC1"/>
        <w:rPr>
          <w:rFonts w:ascii="Calibri" w:hAnsi="Calibri" w:cs="Times New Roman"/>
          <w:b w:val="0"/>
          <w:bCs w:val="0"/>
          <w:caps w:val="0"/>
          <w:lang w:val="es-VE" w:eastAsia="es-VE"/>
        </w:rPr>
      </w:pPr>
      <w:hyperlink w:anchor="_Toc316133505" w:history="1">
        <w:r w:rsidR="0070729D" w:rsidRPr="00AF0007">
          <w:rPr>
            <w:rStyle w:val="Hipervnculo"/>
            <w:lang w:val="es-VE"/>
          </w:rPr>
          <w:t>ABREVIATURAS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_Toc316133505 \h </w:instrText>
        </w:r>
        <w:r w:rsidR="0070729D" w:rsidRPr="0091532D">
          <w:rPr>
            <w:webHidden/>
            <w:lang w:val="es-VE"/>
          </w:rPr>
        </w:r>
        <w:r w:rsidR="0070729D" w:rsidRPr="0091532D">
          <w:rPr>
            <w:webHidden/>
            <w:lang w:val="es-VE"/>
          </w:rPr>
          <w:fldChar w:fldCharType="separate"/>
        </w:r>
        <w:r w:rsidR="005405BE">
          <w:rPr>
            <w:webHidden/>
            <w:lang w:val="es-VE"/>
          </w:rPr>
          <w:t>x</w:t>
        </w:r>
        <w:r w:rsidR="0070729D" w:rsidRPr="0091532D">
          <w:rPr>
            <w:webHidden/>
            <w:lang w:val="es-VE"/>
          </w:rPr>
          <w:fldChar w:fldCharType="end"/>
        </w:r>
      </w:hyperlink>
    </w:p>
    <w:p w:rsidR="0070729D" w:rsidRPr="00AF0007" w:rsidRDefault="00F06290">
      <w:pPr>
        <w:pStyle w:val="TDC1"/>
        <w:rPr>
          <w:rFonts w:ascii="Calibri" w:hAnsi="Calibri" w:cs="Times New Roman"/>
          <w:b w:val="0"/>
          <w:bCs w:val="0"/>
          <w:caps w:val="0"/>
          <w:lang w:val="es-VE" w:eastAsia="es-VE"/>
        </w:rPr>
      </w:pPr>
      <w:hyperlink w:anchor="_Toc316133506" w:history="1">
        <w:r w:rsidR="0070729D" w:rsidRPr="00AF0007">
          <w:rPr>
            <w:rStyle w:val="Hipervnculo"/>
            <w:lang w:val="es-VE"/>
          </w:rPr>
          <w:t>Introducción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_Toc316133506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F06290">
      <w:pPr>
        <w:pStyle w:val="TDC1"/>
        <w:rPr>
          <w:rFonts w:ascii="Calibri" w:hAnsi="Calibri" w:cs="Times New Roman"/>
          <w:b w:val="0"/>
          <w:bCs w:val="0"/>
          <w:caps w:val="0"/>
          <w:lang w:val="es-VE" w:eastAsia="es-VE"/>
        </w:rPr>
      </w:pPr>
      <w:hyperlink w:anchor="_Toc316133507" w:history="1">
        <w:r w:rsidR="0070729D" w:rsidRPr="00AF0007">
          <w:rPr>
            <w:rStyle w:val="Hipervnculo"/>
            <w:lang w:val="es-VE"/>
          </w:rPr>
          <w:t xml:space="preserve"> CAPITULO I  Marco Teórico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_Toc316133507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F06290">
      <w:pPr>
        <w:pStyle w:val="TDC2"/>
        <w:rPr>
          <w:rFonts w:ascii="Calibri" w:hAnsi="Calibri" w:cs="Times New Roman"/>
          <w:smallCaps w:val="0"/>
          <w:lang w:val="es-VE" w:eastAsia="es-VE"/>
        </w:rPr>
      </w:pPr>
      <w:hyperlink w:anchor="_Toc316133508" w:history="1">
        <w:r w:rsidR="0070729D" w:rsidRPr="00AF0007">
          <w:rPr>
            <w:rStyle w:val="Hipervnculo"/>
            <w:lang w:val="es-VE"/>
          </w:rPr>
          <w:t>1.1. Índice de refracción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_Toc316133508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F06290">
      <w:pPr>
        <w:pStyle w:val="TDC2"/>
        <w:rPr>
          <w:rFonts w:ascii="Calibri" w:hAnsi="Calibri" w:cs="Times New Roman"/>
          <w:smallCaps w:val="0"/>
          <w:lang w:val="es-VE" w:eastAsia="es-VE"/>
        </w:rPr>
      </w:pPr>
      <w:hyperlink w:anchor="_Toc316133509" w:history="1">
        <w:r w:rsidR="0070729D" w:rsidRPr="00AF0007">
          <w:rPr>
            <w:rStyle w:val="Hipervnculo"/>
            <w:lang w:val="es-VE"/>
          </w:rPr>
          <w:t>1.2. Camino óptico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_Toc316133509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F06290">
      <w:pPr>
        <w:pStyle w:val="TDC2"/>
        <w:rPr>
          <w:rFonts w:ascii="Calibri" w:hAnsi="Calibri" w:cs="Times New Roman"/>
          <w:smallCaps w:val="0"/>
          <w:lang w:val="es-VE" w:eastAsia="es-VE"/>
        </w:rPr>
      </w:pPr>
      <w:hyperlink w:anchor="_Toc316133510" w:history="1">
        <w:r w:rsidR="0070729D" w:rsidRPr="00AF0007">
          <w:rPr>
            <w:rStyle w:val="Hipervnculo"/>
            <w:lang w:val="es-VE"/>
          </w:rPr>
          <w:t>1.3. Interferencia de la Luz</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_Toc316133510 \h </w:instrText>
        </w:r>
        <w:r w:rsidR="0070729D" w:rsidRPr="0091532D">
          <w:rPr>
            <w:webHidden/>
            <w:lang w:val="es-VE"/>
          </w:rPr>
        </w:r>
        <w:r w:rsidR="0070729D" w:rsidRPr="0091532D">
          <w:rPr>
            <w:webHidden/>
            <w:lang w:val="es-VE"/>
          </w:rPr>
          <w:fldChar w:fldCharType="separate"/>
        </w:r>
        <w:r w:rsidR="005405BE">
          <w:rPr>
            <w:webHidden/>
            <w:lang w:val="es-VE"/>
          </w:rPr>
          <w:t>3</w:t>
        </w:r>
        <w:r w:rsidR="0070729D" w:rsidRPr="0091532D">
          <w:rPr>
            <w:webHidden/>
            <w:lang w:val="es-VE"/>
          </w:rPr>
          <w:fldChar w:fldCharType="end"/>
        </w:r>
      </w:hyperlink>
    </w:p>
    <w:p w:rsidR="0070729D" w:rsidRPr="00AF0007" w:rsidRDefault="00F06290">
      <w:pPr>
        <w:pStyle w:val="TDC2"/>
        <w:rPr>
          <w:rFonts w:ascii="Calibri" w:hAnsi="Calibri" w:cs="Times New Roman"/>
          <w:smallCaps w:val="0"/>
          <w:lang w:val="es-VE" w:eastAsia="es-VE"/>
        </w:rPr>
      </w:pPr>
      <w:hyperlink w:anchor="_Toc316133511" w:history="1">
        <w:r w:rsidR="0070729D" w:rsidRPr="00AF0007">
          <w:rPr>
            <w:rStyle w:val="Hipervnculo"/>
            <w:lang w:val="es-VE"/>
          </w:rPr>
          <w:t>1.4. Interferómetro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_Toc316133511 \h </w:instrText>
        </w:r>
        <w:r w:rsidR="0070729D" w:rsidRPr="0091532D">
          <w:rPr>
            <w:webHidden/>
            <w:lang w:val="es-VE"/>
          </w:rPr>
        </w:r>
        <w:r w:rsidR="0070729D" w:rsidRPr="0091532D">
          <w:rPr>
            <w:webHidden/>
            <w:lang w:val="es-VE"/>
          </w:rPr>
          <w:fldChar w:fldCharType="separate"/>
        </w:r>
        <w:r w:rsidR="005405BE">
          <w:rPr>
            <w:webHidden/>
            <w:lang w:val="es-VE"/>
          </w:rPr>
          <w:t>4</w:t>
        </w:r>
        <w:r w:rsidR="0070729D" w:rsidRPr="0091532D">
          <w:rPr>
            <w:webHidden/>
            <w:lang w:val="es-VE"/>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12" w:history="1">
        <w:r w:rsidR="0070729D" w:rsidRPr="0091532D">
          <w:rPr>
            <w:rStyle w:val="Hipervnculo"/>
          </w:rPr>
          <w:t>1.4.1. Interferómetro de Michelson</w:t>
        </w:r>
        <w:r w:rsidR="0070729D" w:rsidRPr="0091532D">
          <w:rPr>
            <w:webHidden/>
          </w:rPr>
          <w:tab/>
        </w:r>
        <w:r w:rsidR="0070729D" w:rsidRPr="0091532D">
          <w:rPr>
            <w:webHidden/>
          </w:rPr>
          <w:fldChar w:fldCharType="begin"/>
        </w:r>
        <w:r w:rsidR="0070729D" w:rsidRPr="0091532D">
          <w:rPr>
            <w:webHidden/>
          </w:rPr>
          <w:instrText xml:space="preserve"> PAGEREF _Toc316133512 \h </w:instrText>
        </w:r>
        <w:r w:rsidR="0070729D" w:rsidRPr="0091532D">
          <w:rPr>
            <w:webHidden/>
          </w:rPr>
        </w:r>
        <w:r w:rsidR="0070729D" w:rsidRPr="0091532D">
          <w:rPr>
            <w:webHidden/>
          </w:rPr>
          <w:fldChar w:fldCharType="separate"/>
        </w:r>
        <w:r w:rsidR="005405BE">
          <w:rPr>
            <w:webHidden/>
          </w:rPr>
          <w:t>4</w:t>
        </w:r>
        <w:r w:rsidR="0070729D" w:rsidRPr="0091532D">
          <w:rPr>
            <w:webHidden/>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13" w:history="1">
        <w:r w:rsidR="0070729D" w:rsidRPr="0091532D">
          <w:rPr>
            <w:rStyle w:val="Hipervnculo"/>
          </w:rPr>
          <w:t>1.4.2. Interferómetro de Mirau</w:t>
        </w:r>
        <w:r w:rsidR="0070729D" w:rsidRPr="0091532D">
          <w:rPr>
            <w:webHidden/>
          </w:rPr>
          <w:tab/>
        </w:r>
        <w:r w:rsidR="0070729D" w:rsidRPr="0091532D">
          <w:rPr>
            <w:webHidden/>
          </w:rPr>
          <w:fldChar w:fldCharType="begin"/>
        </w:r>
        <w:r w:rsidR="0070729D" w:rsidRPr="0091532D">
          <w:rPr>
            <w:webHidden/>
          </w:rPr>
          <w:instrText xml:space="preserve"> PAGEREF _Toc316133513 \h </w:instrText>
        </w:r>
        <w:r w:rsidR="0070729D" w:rsidRPr="0091532D">
          <w:rPr>
            <w:webHidden/>
          </w:rPr>
        </w:r>
        <w:r w:rsidR="0070729D" w:rsidRPr="0091532D">
          <w:rPr>
            <w:webHidden/>
          </w:rPr>
          <w:fldChar w:fldCharType="separate"/>
        </w:r>
        <w:r w:rsidR="005405BE">
          <w:rPr>
            <w:webHidden/>
          </w:rPr>
          <w:t>5</w:t>
        </w:r>
        <w:r w:rsidR="0070729D" w:rsidRPr="0091532D">
          <w:rPr>
            <w:webHidden/>
          </w:rPr>
          <w:fldChar w:fldCharType="end"/>
        </w:r>
      </w:hyperlink>
    </w:p>
    <w:p w:rsidR="0070729D" w:rsidRPr="00AF0007" w:rsidRDefault="00F06290">
      <w:pPr>
        <w:pStyle w:val="TDC2"/>
        <w:rPr>
          <w:rFonts w:ascii="Calibri" w:hAnsi="Calibri" w:cs="Times New Roman"/>
          <w:smallCaps w:val="0"/>
          <w:lang w:val="es-VE" w:eastAsia="es-VE"/>
        </w:rPr>
      </w:pPr>
      <w:hyperlink w:anchor="_Toc316133514" w:history="1">
        <w:r w:rsidR="0070729D" w:rsidRPr="00AF0007">
          <w:rPr>
            <w:rStyle w:val="Hipervnculo"/>
            <w:lang w:val="es-VE"/>
          </w:rPr>
          <w:t>1.5. Teoría del Color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_Toc316133514 \h </w:instrText>
        </w:r>
        <w:r w:rsidR="0070729D" w:rsidRPr="0091532D">
          <w:rPr>
            <w:webHidden/>
            <w:lang w:val="es-VE"/>
          </w:rPr>
        </w:r>
        <w:r w:rsidR="0070729D" w:rsidRPr="0091532D">
          <w:rPr>
            <w:webHidden/>
            <w:lang w:val="es-VE"/>
          </w:rPr>
          <w:fldChar w:fldCharType="separate"/>
        </w:r>
        <w:r w:rsidR="005405BE">
          <w:rPr>
            <w:webHidden/>
            <w:lang w:val="es-VE"/>
          </w:rPr>
          <w:t>6</w:t>
        </w:r>
        <w:r w:rsidR="0070729D" w:rsidRPr="0091532D">
          <w:rPr>
            <w:webHidden/>
            <w:lang w:val="es-VE"/>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15" w:history="1">
        <w:r w:rsidR="0070729D" w:rsidRPr="0091532D">
          <w:rPr>
            <w:rStyle w:val="Hipervnculo"/>
          </w:rPr>
          <w:t>1.5.1. Espacio de color RGB</w:t>
        </w:r>
        <w:r w:rsidR="0070729D" w:rsidRPr="0091532D">
          <w:rPr>
            <w:webHidden/>
          </w:rPr>
          <w:tab/>
        </w:r>
        <w:r w:rsidR="0070729D" w:rsidRPr="0091532D">
          <w:rPr>
            <w:webHidden/>
          </w:rPr>
          <w:fldChar w:fldCharType="begin"/>
        </w:r>
        <w:r w:rsidR="0070729D" w:rsidRPr="0091532D">
          <w:rPr>
            <w:webHidden/>
          </w:rPr>
          <w:instrText xml:space="preserve"> PAGEREF _Toc316133515 \h </w:instrText>
        </w:r>
        <w:r w:rsidR="0070729D" w:rsidRPr="0091532D">
          <w:rPr>
            <w:webHidden/>
          </w:rPr>
        </w:r>
        <w:r w:rsidR="0070729D" w:rsidRPr="0091532D">
          <w:rPr>
            <w:webHidden/>
          </w:rPr>
          <w:fldChar w:fldCharType="separate"/>
        </w:r>
        <w:r w:rsidR="005405BE">
          <w:rPr>
            <w:webHidden/>
          </w:rPr>
          <w:t>7</w:t>
        </w:r>
        <w:r w:rsidR="0070729D" w:rsidRPr="0091532D">
          <w:rPr>
            <w:webHidden/>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16" w:history="1">
        <w:r w:rsidR="0070729D" w:rsidRPr="0091532D">
          <w:rPr>
            <w:rStyle w:val="Hipervnculo"/>
          </w:rPr>
          <w:t>1.5.2. Espacio de color HSL</w:t>
        </w:r>
        <w:r w:rsidR="0070729D" w:rsidRPr="0091532D">
          <w:rPr>
            <w:webHidden/>
          </w:rPr>
          <w:tab/>
        </w:r>
        <w:r w:rsidR="0070729D" w:rsidRPr="0091532D">
          <w:rPr>
            <w:webHidden/>
          </w:rPr>
          <w:fldChar w:fldCharType="begin"/>
        </w:r>
        <w:r w:rsidR="0070729D" w:rsidRPr="0091532D">
          <w:rPr>
            <w:webHidden/>
          </w:rPr>
          <w:instrText xml:space="preserve"> PAGEREF _Toc316133516 \h </w:instrText>
        </w:r>
        <w:r w:rsidR="0070729D" w:rsidRPr="0091532D">
          <w:rPr>
            <w:webHidden/>
          </w:rPr>
        </w:r>
        <w:r w:rsidR="0070729D" w:rsidRPr="0091532D">
          <w:rPr>
            <w:webHidden/>
          </w:rPr>
          <w:fldChar w:fldCharType="separate"/>
        </w:r>
        <w:r w:rsidR="005405BE">
          <w:rPr>
            <w:webHidden/>
          </w:rPr>
          <w:t>8</w:t>
        </w:r>
        <w:r w:rsidR="0070729D" w:rsidRPr="0091532D">
          <w:rPr>
            <w:webHidden/>
          </w:rPr>
          <w:fldChar w:fldCharType="end"/>
        </w:r>
      </w:hyperlink>
    </w:p>
    <w:p w:rsidR="0070729D" w:rsidRPr="00AF0007" w:rsidRDefault="00F06290">
      <w:pPr>
        <w:pStyle w:val="TDC2"/>
        <w:rPr>
          <w:rFonts w:ascii="Calibri" w:hAnsi="Calibri" w:cs="Times New Roman"/>
          <w:smallCaps w:val="0"/>
          <w:lang w:val="es-VE" w:eastAsia="es-VE"/>
        </w:rPr>
      </w:pPr>
      <w:hyperlink w:anchor="_Toc316133517" w:history="1">
        <w:r w:rsidR="0070729D" w:rsidRPr="00AF0007">
          <w:rPr>
            <w:rStyle w:val="Hipervnculo"/>
            <w:lang w:val="es-VE"/>
          </w:rPr>
          <w:t>1.6. Dispositivos digitales de detección de imágenes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_Toc316133517 \h </w:instrText>
        </w:r>
        <w:r w:rsidR="0070729D" w:rsidRPr="0091532D">
          <w:rPr>
            <w:webHidden/>
            <w:lang w:val="es-VE"/>
          </w:rPr>
        </w:r>
        <w:r w:rsidR="0070729D" w:rsidRPr="0091532D">
          <w:rPr>
            <w:webHidden/>
            <w:lang w:val="es-VE"/>
          </w:rPr>
          <w:fldChar w:fldCharType="separate"/>
        </w:r>
        <w:r w:rsidR="005405BE">
          <w:rPr>
            <w:webHidden/>
            <w:lang w:val="es-VE"/>
          </w:rPr>
          <w:t>9</w:t>
        </w:r>
        <w:r w:rsidR="0070729D" w:rsidRPr="0091532D">
          <w:rPr>
            <w:webHidden/>
            <w:lang w:val="es-VE"/>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18" w:history="1">
        <w:r w:rsidR="0070729D" w:rsidRPr="0091532D">
          <w:rPr>
            <w:rStyle w:val="Hipervnculo"/>
          </w:rPr>
          <w:t>1.6.1. Cámaras CCD</w:t>
        </w:r>
        <w:r w:rsidR="0070729D" w:rsidRPr="0091532D">
          <w:rPr>
            <w:webHidden/>
          </w:rPr>
          <w:tab/>
        </w:r>
        <w:r w:rsidR="0070729D" w:rsidRPr="0091532D">
          <w:rPr>
            <w:webHidden/>
          </w:rPr>
          <w:fldChar w:fldCharType="begin"/>
        </w:r>
        <w:r w:rsidR="0070729D" w:rsidRPr="0091532D">
          <w:rPr>
            <w:webHidden/>
          </w:rPr>
          <w:instrText xml:space="preserve"> PAGEREF _Toc316133518 \h </w:instrText>
        </w:r>
        <w:r w:rsidR="0070729D" w:rsidRPr="0091532D">
          <w:rPr>
            <w:webHidden/>
          </w:rPr>
        </w:r>
        <w:r w:rsidR="0070729D" w:rsidRPr="0091532D">
          <w:rPr>
            <w:webHidden/>
          </w:rPr>
          <w:fldChar w:fldCharType="separate"/>
        </w:r>
        <w:r w:rsidR="005405BE">
          <w:rPr>
            <w:webHidden/>
          </w:rPr>
          <w:t>10</w:t>
        </w:r>
        <w:r w:rsidR="0070729D" w:rsidRPr="0091532D">
          <w:rPr>
            <w:webHidden/>
          </w:rPr>
          <w:fldChar w:fldCharType="end"/>
        </w:r>
      </w:hyperlink>
    </w:p>
    <w:p w:rsidR="0070729D" w:rsidRPr="00AF0007" w:rsidRDefault="00F06290">
      <w:pPr>
        <w:pStyle w:val="TDC1"/>
        <w:rPr>
          <w:rFonts w:ascii="Calibri" w:hAnsi="Calibri" w:cs="Times New Roman"/>
          <w:b w:val="0"/>
          <w:bCs w:val="0"/>
          <w:caps w:val="0"/>
          <w:lang w:val="es-VE" w:eastAsia="es-VE"/>
        </w:rPr>
      </w:pPr>
      <w:hyperlink w:anchor="_Toc316133519" w:history="1">
        <w:r w:rsidR="0070729D" w:rsidRPr="00AF0007">
          <w:rPr>
            <w:rStyle w:val="Hipervnculo"/>
            <w:lang w:val="es-VE"/>
          </w:rPr>
          <w:t xml:space="preserve"> Capítulo II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_Toc316133519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F06290">
      <w:pPr>
        <w:pStyle w:val="TDC2"/>
        <w:rPr>
          <w:rFonts w:ascii="Calibri" w:hAnsi="Calibri" w:cs="Times New Roman"/>
          <w:smallCaps w:val="0"/>
          <w:lang w:val="es-VE" w:eastAsia="es-VE"/>
        </w:rPr>
      </w:pPr>
      <w:hyperlink w:anchor="_Toc316133520" w:history="1">
        <w:r w:rsidR="0070729D" w:rsidRPr="00AF0007">
          <w:rPr>
            <w:rStyle w:val="Hipervnculo"/>
            <w:lang w:val="es-VE"/>
          </w:rPr>
          <w:t>2.1. Módulos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_Toc316133520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21" w:history="1">
        <w:r w:rsidR="0070729D" w:rsidRPr="0091532D">
          <w:rPr>
            <w:rStyle w:val="Hipervnculo"/>
          </w:rPr>
          <w:t>2.1.1. Módulo de espectros</w:t>
        </w:r>
        <w:r w:rsidR="0070729D" w:rsidRPr="0091532D">
          <w:rPr>
            <w:webHidden/>
          </w:rPr>
          <w:tab/>
        </w:r>
        <w:r w:rsidR="0070729D" w:rsidRPr="0091532D">
          <w:rPr>
            <w:webHidden/>
          </w:rPr>
          <w:fldChar w:fldCharType="begin"/>
        </w:r>
        <w:r w:rsidR="0070729D" w:rsidRPr="0091532D">
          <w:rPr>
            <w:webHidden/>
          </w:rPr>
          <w:instrText xml:space="preserve"> PAGEREF _Toc316133521 \h </w:instrText>
        </w:r>
        <w:r w:rsidR="0070729D" w:rsidRPr="0091532D">
          <w:rPr>
            <w:webHidden/>
          </w:rPr>
        </w:r>
        <w:r w:rsidR="0070729D" w:rsidRPr="0091532D">
          <w:rPr>
            <w:webHidden/>
          </w:rPr>
          <w:fldChar w:fldCharType="separate"/>
        </w:r>
        <w:r w:rsidR="005405BE">
          <w:rPr>
            <w:webHidden/>
          </w:rPr>
          <w:t>1</w:t>
        </w:r>
        <w:r w:rsidR="0070729D" w:rsidRPr="0091532D">
          <w:rPr>
            <w:webHidden/>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22" w:history="1">
        <w:r w:rsidR="0070729D" w:rsidRPr="0091532D">
          <w:rPr>
            <w:rStyle w:val="Hipervnculo"/>
          </w:rPr>
          <w:t>2.1.2. Módulo de muestra</w:t>
        </w:r>
        <w:r w:rsidR="0070729D" w:rsidRPr="0091532D">
          <w:rPr>
            <w:webHidden/>
          </w:rPr>
          <w:tab/>
        </w:r>
        <w:r w:rsidR="0070729D" w:rsidRPr="0091532D">
          <w:rPr>
            <w:webHidden/>
          </w:rPr>
          <w:fldChar w:fldCharType="begin"/>
        </w:r>
        <w:r w:rsidR="0070729D" w:rsidRPr="0091532D">
          <w:rPr>
            <w:webHidden/>
          </w:rPr>
          <w:instrText xml:space="preserve"> PAGEREF _Toc316133522 \h </w:instrText>
        </w:r>
        <w:r w:rsidR="0070729D" w:rsidRPr="0091532D">
          <w:rPr>
            <w:webHidden/>
          </w:rPr>
        </w:r>
        <w:r w:rsidR="0070729D" w:rsidRPr="0091532D">
          <w:rPr>
            <w:webHidden/>
          </w:rPr>
          <w:fldChar w:fldCharType="separate"/>
        </w:r>
        <w:r w:rsidR="005405BE">
          <w:rPr>
            <w:webHidden/>
          </w:rPr>
          <w:t>2</w:t>
        </w:r>
        <w:r w:rsidR="0070729D" w:rsidRPr="0091532D">
          <w:rPr>
            <w:webHidden/>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23" w:history="1">
        <w:r w:rsidR="0070729D" w:rsidRPr="0091532D">
          <w:rPr>
            <w:rStyle w:val="Hipervnculo"/>
          </w:rPr>
          <w:t>2.1.3. Modulo de cámara</w:t>
        </w:r>
        <w:r w:rsidR="0070729D" w:rsidRPr="0091532D">
          <w:rPr>
            <w:webHidden/>
          </w:rPr>
          <w:tab/>
        </w:r>
        <w:r w:rsidR="0070729D" w:rsidRPr="0091532D">
          <w:rPr>
            <w:webHidden/>
          </w:rPr>
          <w:fldChar w:fldCharType="begin"/>
        </w:r>
        <w:r w:rsidR="0070729D" w:rsidRPr="0091532D">
          <w:rPr>
            <w:webHidden/>
          </w:rPr>
          <w:instrText xml:space="preserve"> PAGEREF _Toc316133523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24" w:history="1">
        <w:r w:rsidR="0070729D" w:rsidRPr="0091532D">
          <w:rPr>
            <w:rStyle w:val="Hipervnculo"/>
          </w:rPr>
          <w:t>2.1.4. Módulo de la fuente de iluminación</w:t>
        </w:r>
        <w:r w:rsidR="0070729D" w:rsidRPr="0091532D">
          <w:rPr>
            <w:webHidden/>
          </w:rPr>
          <w:tab/>
        </w:r>
        <w:r w:rsidR="0070729D" w:rsidRPr="0091532D">
          <w:rPr>
            <w:webHidden/>
          </w:rPr>
          <w:fldChar w:fldCharType="begin"/>
        </w:r>
        <w:r w:rsidR="0070729D" w:rsidRPr="0091532D">
          <w:rPr>
            <w:webHidden/>
          </w:rPr>
          <w:instrText xml:space="preserve"> PAGEREF _Toc316133524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25" w:history="1">
        <w:r w:rsidR="0070729D" w:rsidRPr="0091532D">
          <w:rPr>
            <w:rStyle w:val="Hipervnculo"/>
          </w:rPr>
          <w:t>2.1.5. Módulo de ruido</w:t>
        </w:r>
        <w:r w:rsidR="0070729D" w:rsidRPr="0091532D">
          <w:rPr>
            <w:webHidden/>
          </w:rPr>
          <w:tab/>
        </w:r>
        <w:r w:rsidR="0070729D" w:rsidRPr="0091532D">
          <w:rPr>
            <w:webHidden/>
          </w:rPr>
          <w:fldChar w:fldCharType="begin"/>
        </w:r>
        <w:r w:rsidR="0070729D" w:rsidRPr="0091532D">
          <w:rPr>
            <w:webHidden/>
          </w:rPr>
          <w:instrText xml:space="preserve"> PAGEREF _Toc316133525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26" w:history="1">
        <w:r w:rsidR="0070729D" w:rsidRPr="0091532D">
          <w:rPr>
            <w:rStyle w:val="Hipervnculo"/>
          </w:rPr>
          <w:t>2.1.6. Módulo de interferometría</w:t>
        </w:r>
        <w:r w:rsidR="0070729D" w:rsidRPr="0091532D">
          <w:rPr>
            <w:webHidden/>
          </w:rPr>
          <w:tab/>
        </w:r>
        <w:r w:rsidR="0070729D" w:rsidRPr="0091532D">
          <w:rPr>
            <w:webHidden/>
          </w:rPr>
          <w:fldChar w:fldCharType="begin"/>
        </w:r>
        <w:r w:rsidR="0070729D" w:rsidRPr="0091532D">
          <w:rPr>
            <w:webHidden/>
          </w:rPr>
          <w:instrText xml:space="preserve"> PAGEREF _Toc316133526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F06290">
      <w:pPr>
        <w:pStyle w:val="TDC2"/>
        <w:rPr>
          <w:rFonts w:ascii="Calibri" w:hAnsi="Calibri" w:cs="Times New Roman"/>
          <w:smallCaps w:val="0"/>
          <w:lang w:val="es-VE" w:eastAsia="es-VE"/>
        </w:rPr>
      </w:pPr>
      <w:hyperlink w:anchor="_Toc316133527" w:history="1">
        <w:r w:rsidR="0070729D" w:rsidRPr="00AF0007">
          <w:rPr>
            <w:rStyle w:val="Hipervnculo"/>
            <w:lang w:val="es-VE"/>
          </w:rPr>
          <w:t>2.2. Validación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_Toc316133527 \h </w:instrText>
        </w:r>
        <w:r w:rsidR="0070729D" w:rsidRPr="0091532D">
          <w:rPr>
            <w:webHidden/>
            <w:lang w:val="es-VE"/>
          </w:rPr>
        </w:r>
        <w:r w:rsidR="0070729D" w:rsidRPr="0091532D">
          <w:rPr>
            <w:webHidden/>
            <w:lang w:val="es-VE"/>
          </w:rPr>
          <w:fldChar w:fldCharType="separate"/>
        </w:r>
        <w:r w:rsidR="005405BE">
          <w:rPr>
            <w:webHidden/>
            <w:lang w:val="es-VE"/>
          </w:rPr>
          <w:t>10</w:t>
        </w:r>
        <w:r w:rsidR="0070729D" w:rsidRPr="0091532D">
          <w:rPr>
            <w:webHidden/>
            <w:lang w:val="es-VE"/>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28" w:history="1">
        <w:r w:rsidR="0070729D" w:rsidRPr="0091532D">
          <w:rPr>
            <w:rStyle w:val="Hipervnculo"/>
          </w:rPr>
          <w:t>2.2.1. Franjas de un plano inclinado con fuente puntual</w:t>
        </w:r>
        <w:r w:rsidR="0070729D" w:rsidRPr="0091532D">
          <w:rPr>
            <w:webHidden/>
          </w:rPr>
          <w:tab/>
        </w:r>
        <w:r w:rsidR="0070729D" w:rsidRPr="0091532D">
          <w:rPr>
            <w:webHidden/>
          </w:rPr>
          <w:fldChar w:fldCharType="begin"/>
        </w:r>
        <w:r w:rsidR="0070729D" w:rsidRPr="0091532D">
          <w:rPr>
            <w:webHidden/>
          </w:rPr>
          <w:instrText xml:space="preserve"> PAGEREF _Toc316133528 \h </w:instrText>
        </w:r>
        <w:r w:rsidR="0070729D" w:rsidRPr="0091532D">
          <w:rPr>
            <w:webHidden/>
          </w:rPr>
        </w:r>
        <w:r w:rsidR="0070729D" w:rsidRPr="0091532D">
          <w:rPr>
            <w:webHidden/>
          </w:rPr>
          <w:fldChar w:fldCharType="separate"/>
        </w:r>
        <w:r w:rsidR="005405BE">
          <w:rPr>
            <w:webHidden/>
          </w:rPr>
          <w:t>11</w:t>
        </w:r>
        <w:r w:rsidR="0070729D" w:rsidRPr="0091532D">
          <w:rPr>
            <w:webHidden/>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29" w:history="1">
        <w:r w:rsidR="0070729D" w:rsidRPr="0091532D">
          <w:rPr>
            <w:rStyle w:val="Hipervnculo"/>
          </w:rPr>
          <w:t>2.2.2. Franjas de un plano inclinado en luz blanca</w:t>
        </w:r>
        <w:r w:rsidR="0070729D" w:rsidRPr="0091532D">
          <w:rPr>
            <w:webHidden/>
          </w:rPr>
          <w:tab/>
        </w:r>
        <w:r w:rsidR="0070729D" w:rsidRPr="0091532D">
          <w:rPr>
            <w:webHidden/>
          </w:rPr>
          <w:fldChar w:fldCharType="begin"/>
        </w:r>
        <w:r w:rsidR="0070729D" w:rsidRPr="0091532D">
          <w:rPr>
            <w:webHidden/>
          </w:rPr>
          <w:instrText xml:space="preserve"> PAGEREF _Toc316133529 \h </w:instrText>
        </w:r>
        <w:r w:rsidR="0070729D" w:rsidRPr="0091532D">
          <w:rPr>
            <w:webHidden/>
          </w:rPr>
        </w:r>
        <w:r w:rsidR="0070729D" w:rsidRPr="0091532D">
          <w:rPr>
            <w:webHidden/>
          </w:rPr>
          <w:fldChar w:fldCharType="separate"/>
        </w:r>
        <w:r w:rsidR="005405BE">
          <w:rPr>
            <w:webHidden/>
          </w:rPr>
          <w:t>11</w:t>
        </w:r>
        <w:r w:rsidR="0070729D" w:rsidRPr="0091532D">
          <w:rPr>
            <w:webHidden/>
          </w:rPr>
          <w:fldChar w:fldCharType="end"/>
        </w:r>
      </w:hyperlink>
    </w:p>
    <w:p w:rsidR="0070729D" w:rsidRPr="00AF0007" w:rsidRDefault="00F06290">
      <w:pPr>
        <w:pStyle w:val="TDC3"/>
        <w:rPr>
          <w:rFonts w:ascii="Calibri" w:eastAsia="Times New Roman" w:hAnsi="Calibri" w:cs="Times New Roman"/>
          <w:smallCaps w:val="0"/>
          <w:lang w:eastAsia="es-VE"/>
        </w:rPr>
      </w:pPr>
      <w:hyperlink w:anchor="_Toc316133530" w:history="1">
        <w:r w:rsidR="0070729D" w:rsidRPr="0091532D">
          <w:rPr>
            <w:rStyle w:val="Hipervnculo"/>
          </w:rPr>
          <w:t>2.2.3. Replicación de un interferograma real</w:t>
        </w:r>
        <w:r w:rsidR="0070729D" w:rsidRPr="0091532D">
          <w:rPr>
            <w:webHidden/>
          </w:rPr>
          <w:tab/>
        </w:r>
        <w:r w:rsidR="0070729D" w:rsidRPr="0091532D">
          <w:rPr>
            <w:webHidden/>
          </w:rPr>
          <w:fldChar w:fldCharType="begin"/>
        </w:r>
        <w:r w:rsidR="0070729D" w:rsidRPr="0091532D">
          <w:rPr>
            <w:webHidden/>
          </w:rPr>
          <w:instrText xml:space="preserve"> PAGEREF _Toc316133530 \h </w:instrText>
        </w:r>
        <w:r w:rsidR="0070729D" w:rsidRPr="0091532D">
          <w:rPr>
            <w:webHidden/>
          </w:rPr>
        </w:r>
        <w:r w:rsidR="0070729D" w:rsidRPr="0091532D">
          <w:rPr>
            <w:webHidden/>
          </w:rPr>
          <w:fldChar w:fldCharType="separate"/>
        </w:r>
        <w:r w:rsidR="005405BE">
          <w:rPr>
            <w:webHidden/>
          </w:rPr>
          <w:t>14</w:t>
        </w:r>
        <w:r w:rsidR="0070729D" w:rsidRPr="0091532D">
          <w:rPr>
            <w:webHidden/>
          </w:rPr>
          <w:fldChar w:fldCharType="end"/>
        </w:r>
      </w:hyperlink>
    </w:p>
    <w:p w:rsidR="0070729D" w:rsidRPr="00AF0007" w:rsidRDefault="00F06290">
      <w:pPr>
        <w:pStyle w:val="TDC2"/>
        <w:rPr>
          <w:rFonts w:ascii="Calibri" w:hAnsi="Calibri" w:cs="Times New Roman"/>
          <w:smallCaps w:val="0"/>
          <w:lang w:val="es-VE" w:eastAsia="es-VE"/>
        </w:rPr>
      </w:pPr>
      <w:hyperlink w:anchor="_Toc316133531" w:history="1">
        <w:r w:rsidR="0070729D" w:rsidRPr="00AF0007">
          <w:rPr>
            <w:rStyle w:val="Hipervnculo"/>
            <w:lang w:val="es-VE"/>
          </w:rPr>
          <w:t>2.3. Conclusión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_Toc316133531 \h </w:instrText>
        </w:r>
        <w:r w:rsidR="0070729D" w:rsidRPr="0091532D">
          <w:rPr>
            <w:webHidden/>
            <w:lang w:val="es-VE"/>
          </w:rPr>
        </w:r>
        <w:r w:rsidR="0070729D" w:rsidRPr="0091532D">
          <w:rPr>
            <w:webHidden/>
            <w:lang w:val="es-VE"/>
          </w:rPr>
          <w:fldChar w:fldCharType="separate"/>
        </w:r>
        <w:r w:rsidR="005405BE">
          <w:rPr>
            <w:webHidden/>
            <w:lang w:val="es-VE"/>
          </w:rPr>
          <w:t>16</w:t>
        </w:r>
        <w:r w:rsidR="0070729D" w:rsidRPr="0091532D">
          <w:rPr>
            <w:webHidden/>
            <w:lang w:val="es-VE"/>
          </w:rPr>
          <w:fldChar w:fldCharType="end"/>
        </w:r>
      </w:hyperlink>
    </w:p>
    <w:p w:rsidR="0070729D" w:rsidRPr="00AF0007" w:rsidRDefault="00F06290">
      <w:pPr>
        <w:pStyle w:val="TDC1"/>
        <w:rPr>
          <w:rFonts w:ascii="Calibri" w:hAnsi="Calibri" w:cs="Times New Roman"/>
          <w:b w:val="0"/>
          <w:bCs w:val="0"/>
          <w:caps w:val="0"/>
          <w:lang w:val="es-VE" w:eastAsia="es-VE"/>
        </w:rPr>
      </w:pPr>
      <w:hyperlink w:anchor="_Toc316133532" w:history="1">
        <w:r w:rsidR="0070729D" w:rsidRPr="00AF0007">
          <w:rPr>
            <w:rStyle w:val="Hipervnculo"/>
            <w:lang w:val="es-VE"/>
          </w:rPr>
          <w:t xml:space="preserve"> CAPITULO III  Algoritmo de Control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_Toc316133532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F06290">
      <w:pPr>
        <w:pStyle w:val="TDC1"/>
        <w:rPr>
          <w:rFonts w:ascii="Calibri" w:hAnsi="Calibri" w:cs="Times New Roman"/>
          <w:b w:val="0"/>
          <w:bCs w:val="0"/>
          <w:caps w:val="0"/>
          <w:lang w:val="es-VE" w:eastAsia="es-VE"/>
        </w:rPr>
      </w:pPr>
      <w:hyperlink w:anchor="_Toc316133533" w:history="1">
        <w:r w:rsidR="0070729D" w:rsidRPr="00AF0007">
          <w:rPr>
            <w:rStyle w:val="Hipervnculo"/>
            <w:lang w:val="es-VE"/>
          </w:rPr>
          <w:t>CAPITULO III  Conclusiones y recomendaciones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_Toc316133533 \h </w:instrText>
        </w:r>
        <w:r w:rsidR="0070729D" w:rsidRPr="0091532D">
          <w:rPr>
            <w:webHidden/>
            <w:lang w:val="es-VE"/>
          </w:rPr>
        </w:r>
        <w:r w:rsidR="0070729D" w:rsidRPr="0091532D">
          <w:rPr>
            <w:webHidden/>
            <w:lang w:val="es-VE"/>
          </w:rPr>
          <w:fldChar w:fldCharType="separate"/>
        </w:r>
        <w:r w:rsidR="005405BE">
          <w:rPr>
            <w:webHidden/>
            <w:lang w:val="es-VE"/>
          </w:rPr>
          <w:t>9</w:t>
        </w:r>
        <w:r w:rsidR="0070729D" w:rsidRPr="0091532D">
          <w:rPr>
            <w:webHidden/>
            <w:lang w:val="es-VE"/>
          </w:rPr>
          <w:fldChar w:fldCharType="end"/>
        </w:r>
      </w:hyperlink>
    </w:p>
    <w:p w:rsidR="0070729D" w:rsidRPr="00AF0007" w:rsidRDefault="00F06290">
      <w:pPr>
        <w:pStyle w:val="TDC1"/>
        <w:rPr>
          <w:rFonts w:ascii="Calibri" w:hAnsi="Calibri" w:cs="Times New Roman"/>
          <w:b w:val="0"/>
          <w:bCs w:val="0"/>
          <w:caps w:val="0"/>
          <w:lang w:val="es-VE" w:eastAsia="es-VE"/>
        </w:rPr>
      </w:pPr>
      <w:hyperlink w:anchor="_Toc316133534" w:history="1">
        <w:r w:rsidR="0070729D" w:rsidRPr="00AF0007">
          <w:rPr>
            <w:rStyle w:val="Hipervnculo"/>
            <w:lang w:val="es-VE"/>
          </w:rPr>
          <w:t>Referencias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_Toc316133534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F06290">
      <w:pPr>
        <w:pStyle w:val="TDC1"/>
        <w:rPr>
          <w:rFonts w:ascii="Calibri" w:hAnsi="Calibri" w:cs="Times New Roman"/>
          <w:b w:val="0"/>
          <w:bCs w:val="0"/>
          <w:caps w:val="0"/>
          <w:lang w:val="es-VE" w:eastAsia="es-VE"/>
        </w:rPr>
      </w:pPr>
      <w:hyperlink w:anchor="_Toc316133535" w:history="1">
        <w:r w:rsidR="0070729D" w:rsidRPr="00AF0007">
          <w:rPr>
            <w:rStyle w:val="Hipervnculo"/>
            <w:lang w:val="es-VE"/>
          </w:rPr>
          <w:t>Anexo A</w:t>
        </w:r>
        <w:r w:rsidR="0070729D" w:rsidRPr="00AF0007">
          <w:rPr>
            <w:rFonts w:ascii="Calibri" w:hAnsi="Calibri" w:cs="Times New Roman"/>
            <w:b w:val="0"/>
            <w:bCs w:val="0"/>
            <w:caps w:val="0"/>
            <w:lang w:val="es-VE" w:eastAsia="es-VE"/>
          </w:rPr>
          <w:tab/>
        </w:r>
        <w:r w:rsidR="0070729D" w:rsidRPr="00AF0007">
          <w:rPr>
            <w:rStyle w:val="Hipervnculo"/>
            <w:lang w:val="es-VE"/>
          </w:rPr>
          <w:t>Anexo a</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_Toc316133535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BF1090" w:rsidRPr="008D2941" w:rsidRDefault="007F7092" w:rsidP="00BF1090">
      <w:pPr>
        <w:tabs>
          <w:tab w:val="right" w:leader="dot" w:pos="9072"/>
        </w:tabs>
        <w:ind w:firstLine="0"/>
      </w:pPr>
      <w:r w:rsidRPr="0091532D">
        <w:fldChar w:fldCharType="end"/>
      </w:r>
    </w:p>
    <w:p w:rsidR="00BF1090" w:rsidRPr="008D2941" w:rsidRDefault="00BF1090" w:rsidP="00BF1090">
      <w:pPr>
        <w:spacing w:before="0" w:after="200" w:line="276" w:lineRule="auto"/>
        <w:ind w:firstLine="0"/>
        <w:jc w:val="left"/>
        <w:rPr>
          <w:sz w:val="22"/>
        </w:rPr>
      </w:pPr>
      <w:r w:rsidRPr="008D2941">
        <w:rPr>
          <w:sz w:val="22"/>
        </w:rPr>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4" w:name="_Toc316133503"/>
      <w:r w:rsidRPr="008D2941">
        <w:t>ÍNDICE DE TABLAS</w:t>
      </w:r>
      <w:bookmarkEnd w:id="4"/>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957FAC" w:rsidRPr="00AF0007" w:rsidRDefault="007F7092">
      <w:pPr>
        <w:pStyle w:val="Tabladeilustraciones"/>
        <w:tabs>
          <w:tab w:val="right" w:leader="dot" w:pos="9111"/>
        </w:tabs>
        <w:rPr>
          <w:rFonts w:ascii="Calibri" w:eastAsia="Times New Roman" w:hAnsi="Calibri" w:cs="Times New Roman"/>
          <w:noProof/>
          <w:sz w:val="22"/>
          <w:szCs w:val="22"/>
          <w:lang w:eastAsia="es-VE"/>
        </w:rPr>
      </w:pPr>
      <w:r w:rsidRPr="008D2941">
        <w:fldChar w:fldCharType="begin"/>
      </w:r>
      <w:r w:rsidR="00BF1090" w:rsidRPr="008D2941">
        <w:instrText xml:space="preserve"> TOC \h \z \c "Tabla" </w:instrText>
      </w:r>
      <w:r w:rsidRPr="008D2941">
        <w:fldChar w:fldCharType="separate"/>
      </w:r>
      <w:hyperlink w:anchor="_Toc316136359" w:history="1">
        <w:r w:rsidR="00957FAC" w:rsidRPr="0094022B">
          <w:rPr>
            <w:rStyle w:val="Hipervnculo"/>
            <w:noProof/>
          </w:rPr>
          <w:t>Tabla 2.1 : Longitud de coherencia del espectro absorbido por los sensores RGB ante el iluminador estándar A</w:t>
        </w:r>
        <w:r w:rsidR="00957FAC">
          <w:rPr>
            <w:noProof/>
            <w:webHidden/>
          </w:rPr>
          <w:tab/>
        </w:r>
        <w:r w:rsidR="00957FAC">
          <w:rPr>
            <w:noProof/>
            <w:webHidden/>
          </w:rPr>
          <w:fldChar w:fldCharType="begin"/>
        </w:r>
        <w:r w:rsidR="00957FAC">
          <w:rPr>
            <w:noProof/>
            <w:webHidden/>
          </w:rPr>
          <w:instrText xml:space="preserve"> PAGEREF _Toc316136359 \h </w:instrText>
        </w:r>
        <w:r w:rsidR="00957FAC">
          <w:rPr>
            <w:noProof/>
            <w:webHidden/>
          </w:rPr>
        </w:r>
        <w:r w:rsidR="00957FAC">
          <w:rPr>
            <w:noProof/>
            <w:webHidden/>
          </w:rPr>
          <w:fldChar w:fldCharType="separate"/>
        </w:r>
        <w:r w:rsidR="005405BE">
          <w:rPr>
            <w:noProof/>
            <w:webHidden/>
          </w:rPr>
          <w:t>13</w:t>
        </w:r>
        <w:r w:rsidR="00957FAC">
          <w:rPr>
            <w:noProof/>
            <w:webHidden/>
          </w:rPr>
          <w:fldChar w:fldCharType="end"/>
        </w:r>
      </w:hyperlink>
    </w:p>
    <w:p w:rsidR="00BF1090" w:rsidRPr="008D2941" w:rsidRDefault="007F7092" w:rsidP="00BF1090">
      <w:r w:rsidRPr="008D2941">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 w:name="_Toc316133504"/>
      <w:r w:rsidRPr="008D2941">
        <w:t>ÍNDICE DE FIGURAS</w:t>
      </w:r>
      <w:bookmarkEnd w:id="5"/>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5405BE" w:rsidRPr="00C2330D" w:rsidRDefault="007F7092">
      <w:pPr>
        <w:pStyle w:val="Tabladeilustraciones"/>
        <w:tabs>
          <w:tab w:val="right" w:leader="dot" w:pos="9111"/>
        </w:tabs>
        <w:rPr>
          <w:rFonts w:ascii="Calibri" w:eastAsia="Times New Roman" w:hAnsi="Calibri" w:cs="Times New Roman"/>
          <w:noProof/>
          <w:sz w:val="22"/>
          <w:szCs w:val="22"/>
          <w:lang w:eastAsia="es-VE"/>
        </w:rPr>
      </w:pPr>
      <w:r w:rsidRPr="0091532D">
        <w:fldChar w:fldCharType="begin"/>
      </w:r>
      <w:r w:rsidR="00BF1090" w:rsidRPr="008D2941">
        <w:instrText xml:space="preserve"> TOC \h \z \c "Figura" </w:instrText>
      </w:r>
      <w:r w:rsidRPr="0091532D">
        <w:fldChar w:fldCharType="separate"/>
      </w:r>
      <w:hyperlink w:anchor="_Toc316563909" w:history="1">
        <w:r w:rsidR="005405BE" w:rsidRPr="00981877">
          <w:rPr>
            <w:rStyle w:val="Hipervnculo"/>
            <w:noProof/>
          </w:rPr>
          <w:t>Figura 1.1: Interferómetro de Michelson</w:t>
        </w:r>
        <w:r w:rsidR="005405BE">
          <w:rPr>
            <w:noProof/>
            <w:webHidden/>
          </w:rPr>
          <w:tab/>
        </w:r>
        <w:r w:rsidR="005405BE">
          <w:rPr>
            <w:noProof/>
            <w:webHidden/>
          </w:rPr>
          <w:fldChar w:fldCharType="begin"/>
        </w:r>
        <w:r w:rsidR="005405BE">
          <w:rPr>
            <w:noProof/>
            <w:webHidden/>
          </w:rPr>
          <w:instrText xml:space="preserve"> PAGEREF _Toc316563909 \h </w:instrText>
        </w:r>
        <w:r w:rsidR="005405BE">
          <w:rPr>
            <w:noProof/>
            <w:webHidden/>
          </w:rPr>
        </w:r>
        <w:r w:rsidR="005405BE">
          <w:rPr>
            <w:noProof/>
            <w:webHidden/>
          </w:rPr>
          <w:fldChar w:fldCharType="separate"/>
        </w:r>
        <w:r w:rsidR="005405BE">
          <w:rPr>
            <w:noProof/>
            <w:webHidden/>
          </w:rPr>
          <w:t>5</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10" w:history="1">
        <w:r w:rsidR="005405BE" w:rsidRPr="00981877">
          <w:rPr>
            <w:rStyle w:val="Hipervnculo"/>
            <w:noProof/>
          </w:rPr>
          <w:t>Figura 1.2: Esquema de interferómetro de Mirau</w:t>
        </w:r>
        <w:r w:rsidR="005405BE">
          <w:rPr>
            <w:noProof/>
            <w:webHidden/>
          </w:rPr>
          <w:tab/>
        </w:r>
        <w:r w:rsidR="005405BE">
          <w:rPr>
            <w:noProof/>
            <w:webHidden/>
          </w:rPr>
          <w:fldChar w:fldCharType="begin"/>
        </w:r>
        <w:r w:rsidR="005405BE">
          <w:rPr>
            <w:noProof/>
            <w:webHidden/>
          </w:rPr>
          <w:instrText xml:space="preserve"> PAGEREF _Toc316563910 \h </w:instrText>
        </w:r>
        <w:r w:rsidR="005405BE">
          <w:rPr>
            <w:noProof/>
            <w:webHidden/>
          </w:rPr>
        </w:r>
        <w:r w:rsidR="005405BE">
          <w:rPr>
            <w:noProof/>
            <w:webHidden/>
          </w:rPr>
          <w:fldChar w:fldCharType="separate"/>
        </w:r>
        <w:r w:rsidR="005405BE">
          <w:rPr>
            <w:noProof/>
            <w:webHidden/>
          </w:rPr>
          <w:t>6</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11" w:history="1">
        <w:r w:rsidR="005405BE" w:rsidRPr="00981877">
          <w:rPr>
            <w:rStyle w:val="Hipervnculo"/>
            <w:noProof/>
          </w:rPr>
          <w:t>Figura 1.3: Espacio de color HSL</w:t>
        </w:r>
        <w:r w:rsidR="005405BE">
          <w:rPr>
            <w:noProof/>
            <w:webHidden/>
          </w:rPr>
          <w:tab/>
        </w:r>
        <w:r w:rsidR="005405BE">
          <w:rPr>
            <w:noProof/>
            <w:webHidden/>
          </w:rPr>
          <w:fldChar w:fldCharType="begin"/>
        </w:r>
        <w:r w:rsidR="005405BE">
          <w:rPr>
            <w:noProof/>
            <w:webHidden/>
          </w:rPr>
          <w:instrText xml:space="preserve"> PAGEREF _Toc316563911 \h </w:instrText>
        </w:r>
        <w:r w:rsidR="005405BE">
          <w:rPr>
            <w:noProof/>
            <w:webHidden/>
          </w:rPr>
        </w:r>
        <w:r w:rsidR="005405BE">
          <w:rPr>
            <w:noProof/>
            <w:webHidden/>
          </w:rPr>
          <w:fldChar w:fldCharType="separate"/>
        </w:r>
        <w:r w:rsidR="005405BE">
          <w:rPr>
            <w:noProof/>
            <w:webHidden/>
          </w:rPr>
          <w:t>9</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12" w:history="1">
        <w:r w:rsidR="005405BE" w:rsidRPr="00981877">
          <w:rPr>
            <w:rStyle w:val="Hipervnculo"/>
            <w:noProof/>
          </w:rPr>
          <w:t>Figura 2.1: Espectros de RGB de absorción de Canon 10D</w:t>
        </w:r>
        <w:r w:rsidR="005405BE">
          <w:rPr>
            <w:noProof/>
            <w:webHidden/>
          </w:rPr>
          <w:tab/>
        </w:r>
        <w:r w:rsidR="005405BE">
          <w:rPr>
            <w:noProof/>
            <w:webHidden/>
          </w:rPr>
          <w:fldChar w:fldCharType="begin"/>
        </w:r>
        <w:r w:rsidR="005405BE">
          <w:rPr>
            <w:noProof/>
            <w:webHidden/>
          </w:rPr>
          <w:instrText xml:space="preserve"> PAGEREF _Toc316563912 \h </w:instrText>
        </w:r>
        <w:r w:rsidR="005405BE">
          <w:rPr>
            <w:noProof/>
            <w:webHidden/>
          </w:rPr>
        </w:r>
        <w:r w:rsidR="005405BE">
          <w:rPr>
            <w:noProof/>
            <w:webHidden/>
          </w:rPr>
          <w:fldChar w:fldCharType="separate"/>
        </w:r>
        <w:r w:rsidR="005405BE">
          <w:rPr>
            <w:noProof/>
            <w:webHidden/>
          </w:rPr>
          <w:t>10</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13" w:history="1">
        <w:r w:rsidR="005405BE" w:rsidRPr="00981877">
          <w:rPr>
            <w:rStyle w:val="Hipervnculo"/>
            <w:noProof/>
          </w:rPr>
          <w:t>Figura 2.2: Interferograma simulado de un plano inclinado iluminado por una fuente puntual a la longitud de onda de un laser de He-Ne</w:t>
        </w:r>
        <w:r w:rsidR="005405BE">
          <w:rPr>
            <w:noProof/>
            <w:webHidden/>
          </w:rPr>
          <w:tab/>
        </w:r>
        <w:r w:rsidR="005405BE">
          <w:rPr>
            <w:noProof/>
            <w:webHidden/>
          </w:rPr>
          <w:fldChar w:fldCharType="begin"/>
        </w:r>
        <w:r w:rsidR="005405BE">
          <w:rPr>
            <w:noProof/>
            <w:webHidden/>
          </w:rPr>
          <w:instrText xml:space="preserve"> PAGEREF _Toc316563913 \h </w:instrText>
        </w:r>
        <w:r w:rsidR="005405BE">
          <w:rPr>
            <w:noProof/>
            <w:webHidden/>
          </w:rPr>
        </w:r>
        <w:r w:rsidR="005405BE">
          <w:rPr>
            <w:noProof/>
            <w:webHidden/>
          </w:rPr>
          <w:fldChar w:fldCharType="separate"/>
        </w:r>
        <w:r w:rsidR="005405BE">
          <w:rPr>
            <w:noProof/>
            <w:webHidden/>
          </w:rPr>
          <w:t>11</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14" w:history="1">
        <w:r w:rsidR="005405BE" w:rsidRPr="00981877">
          <w:rPr>
            <w:rStyle w:val="Hipervnculo"/>
            <w:noProof/>
          </w:rPr>
          <w:t>Figura 2.3: Espectro del iluminador estándar A de la CIE</w:t>
        </w:r>
        <w:r w:rsidR="005405BE">
          <w:rPr>
            <w:noProof/>
            <w:webHidden/>
          </w:rPr>
          <w:tab/>
        </w:r>
        <w:r w:rsidR="005405BE">
          <w:rPr>
            <w:noProof/>
            <w:webHidden/>
          </w:rPr>
          <w:fldChar w:fldCharType="begin"/>
        </w:r>
        <w:r w:rsidR="005405BE">
          <w:rPr>
            <w:noProof/>
            <w:webHidden/>
          </w:rPr>
          <w:instrText xml:space="preserve"> PAGEREF _Toc316563914 \h </w:instrText>
        </w:r>
        <w:r w:rsidR="005405BE">
          <w:rPr>
            <w:noProof/>
            <w:webHidden/>
          </w:rPr>
        </w:r>
        <w:r w:rsidR="005405BE">
          <w:rPr>
            <w:noProof/>
            <w:webHidden/>
          </w:rPr>
          <w:fldChar w:fldCharType="separate"/>
        </w:r>
        <w:r w:rsidR="005405BE">
          <w:rPr>
            <w:noProof/>
            <w:webHidden/>
          </w:rPr>
          <w:t>12</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15" w:history="1">
        <w:r w:rsidR="005405BE" w:rsidRPr="00981877">
          <w:rPr>
            <w:rStyle w:val="Hipervnculo"/>
            <w:noProof/>
          </w:rPr>
          <w:t>Figura 2.4: Espectro absorbido por sensores RGB de una fuente del iluminador estándar A de la CIE</w:t>
        </w:r>
        <w:r w:rsidR="005405BE">
          <w:rPr>
            <w:noProof/>
            <w:webHidden/>
          </w:rPr>
          <w:tab/>
        </w:r>
        <w:r w:rsidR="005405BE">
          <w:rPr>
            <w:noProof/>
            <w:webHidden/>
          </w:rPr>
          <w:fldChar w:fldCharType="begin"/>
        </w:r>
        <w:r w:rsidR="005405BE">
          <w:rPr>
            <w:noProof/>
            <w:webHidden/>
          </w:rPr>
          <w:instrText xml:space="preserve"> PAGEREF _Toc316563915 \h </w:instrText>
        </w:r>
        <w:r w:rsidR="005405BE">
          <w:rPr>
            <w:noProof/>
            <w:webHidden/>
          </w:rPr>
        </w:r>
        <w:r w:rsidR="005405BE">
          <w:rPr>
            <w:noProof/>
            <w:webHidden/>
          </w:rPr>
          <w:fldChar w:fldCharType="separate"/>
        </w:r>
        <w:r w:rsidR="005405BE">
          <w:rPr>
            <w:noProof/>
            <w:webHidden/>
          </w:rPr>
          <w:t>13</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16" w:history="1">
        <w:r w:rsidR="005405BE" w:rsidRPr="00981877">
          <w:rPr>
            <w:rStyle w:val="Hipervnculo"/>
            <w:noProof/>
          </w:rPr>
          <w:t>Figura 2.5: Interferograma simulado con fuente como iluminador estándar A de la CIE</w:t>
        </w:r>
        <w:r w:rsidR="005405BE">
          <w:rPr>
            <w:noProof/>
            <w:webHidden/>
          </w:rPr>
          <w:tab/>
        </w:r>
        <w:r w:rsidR="005405BE">
          <w:rPr>
            <w:noProof/>
            <w:webHidden/>
          </w:rPr>
          <w:fldChar w:fldCharType="begin"/>
        </w:r>
        <w:r w:rsidR="005405BE">
          <w:rPr>
            <w:noProof/>
            <w:webHidden/>
          </w:rPr>
          <w:instrText xml:space="preserve"> PAGEREF _Toc316563916 \h </w:instrText>
        </w:r>
        <w:r w:rsidR="005405BE">
          <w:rPr>
            <w:noProof/>
            <w:webHidden/>
          </w:rPr>
        </w:r>
        <w:r w:rsidR="005405BE">
          <w:rPr>
            <w:noProof/>
            <w:webHidden/>
          </w:rPr>
          <w:fldChar w:fldCharType="separate"/>
        </w:r>
        <w:r w:rsidR="005405BE">
          <w:rPr>
            <w:noProof/>
            <w:webHidden/>
          </w:rPr>
          <w:t>14</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17" w:history="1">
        <w:r w:rsidR="005405BE" w:rsidRPr="00981877">
          <w:rPr>
            <w:rStyle w:val="Hipervnculo"/>
            <w:noProof/>
          </w:rPr>
          <w:t>Figura 2.6: Perfil del Pozo hecho con ablación iónica en una superficie de silicio clivado [12]</w:t>
        </w:r>
        <w:r w:rsidR="005405BE">
          <w:rPr>
            <w:noProof/>
            <w:webHidden/>
          </w:rPr>
          <w:tab/>
        </w:r>
        <w:r w:rsidR="005405BE">
          <w:rPr>
            <w:noProof/>
            <w:webHidden/>
          </w:rPr>
          <w:fldChar w:fldCharType="begin"/>
        </w:r>
        <w:r w:rsidR="005405BE">
          <w:rPr>
            <w:noProof/>
            <w:webHidden/>
          </w:rPr>
          <w:instrText xml:space="preserve"> PAGEREF _Toc316563917 \h </w:instrText>
        </w:r>
        <w:r w:rsidR="005405BE">
          <w:rPr>
            <w:noProof/>
            <w:webHidden/>
          </w:rPr>
        </w:r>
        <w:r w:rsidR="005405BE">
          <w:rPr>
            <w:noProof/>
            <w:webHidden/>
          </w:rPr>
          <w:fldChar w:fldCharType="separate"/>
        </w:r>
        <w:r w:rsidR="005405BE">
          <w:rPr>
            <w:noProof/>
            <w:webHidden/>
          </w:rPr>
          <w:t>15</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18" w:history="1">
        <w:r w:rsidR="005405BE" w:rsidRPr="00981877">
          <w:rPr>
            <w:rStyle w:val="Hipervnculo"/>
            <w:noProof/>
          </w:rPr>
          <w:t>Figura 2.7: Interferograma real [12]</w:t>
        </w:r>
        <w:r w:rsidR="005405BE">
          <w:rPr>
            <w:noProof/>
            <w:webHidden/>
          </w:rPr>
          <w:tab/>
        </w:r>
        <w:r w:rsidR="005405BE">
          <w:rPr>
            <w:noProof/>
            <w:webHidden/>
          </w:rPr>
          <w:fldChar w:fldCharType="begin"/>
        </w:r>
        <w:r w:rsidR="005405BE">
          <w:rPr>
            <w:noProof/>
            <w:webHidden/>
          </w:rPr>
          <w:instrText xml:space="preserve"> PAGEREF _Toc316563918 \h </w:instrText>
        </w:r>
        <w:r w:rsidR="005405BE">
          <w:rPr>
            <w:noProof/>
            <w:webHidden/>
          </w:rPr>
        </w:r>
        <w:r w:rsidR="005405BE">
          <w:rPr>
            <w:noProof/>
            <w:webHidden/>
          </w:rPr>
          <w:fldChar w:fldCharType="separate"/>
        </w:r>
        <w:r w:rsidR="005405BE">
          <w:rPr>
            <w:noProof/>
            <w:webHidden/>
          </w:rPr>
          <w:t>16</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19" w:history="1">
        <w:r w:rsidR="005405BE" w:rsidRPr="00981877">
          <w:rPr>
            <w:rStyle w:val="Hipervnculo"/>
            <w:noProof/>
          </w:rPr>
          <w:t>Figura 2.8: Interferograma simulado</w:t>
        </w:r>
        <w:r w:rsidR="005405BE">
          <w:rPr>
            <w:noProof/>
            <w:webHidden/>
          </w:rPr>
          <w:tab/>
        </w:r>
        <w:r w:rsidR="005405BE">
          <w:rPr>
            <w:noProof/>
            <w:webHidden/>
          </w:rPr>
          <w:fldChar w:fldCharType="begin"/>
        </w:r>
        <w:r w:rsidR="005405BE">
          <w:rPr>
            <w:noProof/>
            <w:webHidden/>
          </w:rPr>
          <w:instrText xml:space="preserve"> PAGEREF _Toc316563919 \h </w:instrText>
        </w:r>
        <w:r w:rsidR="005405BE">
          <w:rPr>
            <w:noProof/>
            <w:webHidden/>
          </w:rPr>
        </w:r>
        <w:r w:rsidR="005405BE">
          <w:rPr>
            <w:noProof/>
            <w:webHidden/>
          </w:rPr>
          <w:fldChar w:fldCharType="separate"/>
        </w:r>
        <w:r w:rsidR="005405BE">
          <w:rPr>
            <w:noProof/>
            <w:webHidden/>
          </w:rPr>
          <w:t>16</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20" w:history="1">
        <w:r w:rsidR="005405BE" w:rsidRPr="00981877">
          <w:rPr>
            <w:rStyle w:val="Hipervnculo"/>
            <w:noProof/>
          </w:rPr>
          <w:t>Figura 3.1: Espectro en frecuencia del ruido obtenido con micrófono</w:t>
        </w:r>
        <w:r w:rsidR="005405BE">
          <w:rPr>
            <w:noProof/>
            <w:webHidden/>
          </w:rPr>
          <w:tab/>
        </w:r>
        <w:r w:rsidR="005405BE">
          <w:rPr>
            <w:noProof/>
            <w:webHidden/>
          </w:rPr>
          <w:fldChar w:fldCharType="begin"/>
        </w:r>
        <w:r w:rsidR="005405BE">
          <w:rPr>
            <w:noProof/>
            <w:webHidden/>
          </w:rPr>
          <w:instrText xml:space="preserve"> PAGEREF _Toc316563920 \h </w:instrText>
        </w:r>
        <w:r w:rsidR="005405BE">
          <w:rPr>
            <w:noProof/>
            <w:webHidden/>
          </w:rPr>
        </w:r>
        <w:r w:rsidR="005405BE">
          <w:rPr>
            <w:noProof/>
            <w:webHidden/>
          </w:rPr>
          <w:fldChar w:fldCharType="separate"/>
        </w:r>
        <w:r w:rsidR="005405BE">
          <w:rPr>
            <w:noProof/>
            <w:webHidden/>
          </w:rPr>
          <w:t>3</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21" w:history="1">
        <w:r w:rsidR="005405BE" w:rsidRPr="00981877">
          <w:rPr>
            <w:rStyle w:val="Hipervnculo"/>
            <w:noProof/>
          </w:rPr>
          <w:t>Figura 3.2: Ruido simulado según espectro obtenido</w:t>
        </w:r>
        <w:r w:rsidR="005405BE">
          <w:rPr>
            <w:noProof/>
            <w:webHidden/>
          </w:rPr>
          <w:tab/>
        </w:r>
        <w:r w:rsidR="005405BE">
          <w:rPr>
            <w:noProof/>
            <w:webHidden/>
          </w:rPr>
          <w:fldChar w:fldCharType="begin"/>
        </w:r>
        <w:r w:rsidR="005405BE">
          <w:rPr>
            <w:noProof/>
            <w:webHidden/>
          </w:rPr>
          <w:instrText xml:space="preserve"> PAGEREF _Toc316563921 \h </w:instrText>
        </w:r>
        <w:r w:rsidR="005405BE">
          <w:rPr>
            <w:noProof/>
            <w:webHidden/>
          </w:rPr>
        </w:r>
        <w:r w:rsidR="005405BE">
          <w:rPr>
            <w:noProof/>
            <w:webHidden/>
          </w:rPr>
          <w:fldChar w:fldCharType="separate"/>
        </w:r>
        <w:r w:rsidR="005405BE">
          <w:rPr>
            <w:noProof/>
            <w:webHidden/>
          </w:rPr>
          <w:t>4</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22" w:history="1">
        <w:r w:rsidR="005405BE" w:rsidRPr="00981877">
          <w:rPr>
            <w:rStyle w:val="Hipervnculo"/>
            <w:noProof/>
          </w:rPr>
          <w:t>Figura 3.3: Señal promedio de la envolvente en los períodos de integración de la cámara</w:t>
        </w:r>
        <w:r w:rsidR="005405BE">
          <w:rPr>
            <w:noProof/>
            <w:webHidden/>
          </w:rPr>
          <w:tab/>
        </w:r>
        <w:r w:rsidR="005405BE">
          <w:rPr>
            <w:noProof/>
            <w:webHidden/>
          </w:rPr>
          <w:fldChar w:fldCharType="begin"/>
        </w:r>
        <w:r w:rsidR="005405BE">
          <w:rPr>
            <w:noProof/>
            <w:webHidden/>
          </w:rPr>
          <w:instrText xml:space="preserve"> PAGEREF _Toc316563922 \h </w:instrText>
        </w:r>
        <w:r w:rsidR="005405BE">
          <w:rPr>
            <w:noProof/>
            <w:webHidden/>
          </w:rPr>
        </w:r>
        <w:r w:rsidR="005405BE">
          <w:rPr>
            <w:noProof/>
            <w:webHidden/>
          </w:rPr>
          <w:fldChar w:fldCharType="separate"/>
        </w:r>
        <w:r w:rsidR="005405BE">
          <w:rPr>
            <w:noProof/>
            <w:webHidden/>
          </w:rPr>
          <w:t>5</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23" w:history="1">
        <w:r w:rsidR="005405BE" w:rsidRPr="00981877">
          <w:rPr>
            <w:rStyle w:val="Hipervnculo"/>
            <w:noProof/>
          </w:rPr>
          <w:t>Figura 3.4: Señal de control repetida periódicamente</w:t>
        </w:r>
        <w:r w:rsidR="005405BE">
          <w:rPr>
            <w:noProof/>
            <w:webHidden/>
          </w:rPr>
          <w:tab/>
        </w:r>
        <w:r w:rsidR="005405BE">
          <w:rPr>
            <w:noProof/>
            <w:webHidden/>
          </w:rPr>
          <w:fldChar w:fldCharType="begin"/>
        </w:r>
        <w:r w:rsidR="005405BE">
          <w:rPr>
            <w:noProof/>
            <w:webHidden/>
          </w:rPr>
          <w:instrText xml:space="preserve"> PAGEREF _Toc316563923 \h </w:instrText>
        </w:r>
        <w:r w:rsidR="005405BE">
          <w:rPr>
            <w:noProof/>
            <w:webHidden/>
          </w:rPr>
        </w:r>
        <w:r w:rsidR="005405BE">
          <w:rPr>
            <w:noProof/>
            <w:webHidden/>
          </w:rPr>
          <w:fldChar w:fldCharType="separate"/>
        </w:r>
        <w:r w:rsidR="005405BE">
          <w:rPr>
            <w:noProof/>
            <w:webHidden/>
          </w:rPr>
          <w:t>5</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24" w:history="1">
        <w:r w:rsidR="005405BE" w:rsidRPr="00981877">
          <w:rPr>
            <w:rStyle w:val="Hipervnculo"/>
            <w:noProof/>
          </w:rPr>
          <w:t>Figura 3.5: Ruido obtenido luego de la resta de la señal de control</w:t>
        </w:r>
        <w:r w:rsidR="005405BE">
          <w:rPr>
            <w:noProof/>
            <w:webHidden/>
          </w:rPr>
          <w:tab/>
        </w:r>
        <w:r w:rsidR="005405BE">
          <w:rPr>
            <w:noProof/>
            <w:webHidden/>
          </w:rPr>
          <w:fldChar w:fldCharType="begin"/>
        </w:r>
        <w:r w:rsidR="005405BE">
          <w:rPr>
            <w:noProof/>
            <w:webHidden/>
          </w:rPr>
          <w:instrText xml:space="preserve"> PAGEREF _Toc316563924 \h </w:instrText>
        </w:r>
        <w:r w:rsidR="005405BE">
          <w:rPr>
            <w:noProof/>
            <w:webHidden/>
          </w:rPr>
        </w:r>
        <w:r w:rsidR="005405BE">
          <w:rPr>
            <w:noProof/>
            <w:webHidden/>
          </w:rPr>
          <w:fldChar w:fldCharType="separate"/>
        </w:r>
        <w:r w:rsidR="005405BE">
          <w:rPr>
            <w:noProof/>
            <w:webHidden/>
          </w:rPr>
          <w:t>6</w:t>
        </w:r>
        <w:r w:rsidR="005405BE">
          <w:rPr>
            <w:noProof/>
            <w:webHidden/>
          </w:rPr>
          <w:fldChar w:fldCharType="end"/>
        </w:r>
      </w:hyperlink>
    </w:p>
    <w:p w:rsidR="005405BE" w:rsidRPr="00C2330D" w:rsidRDefault="00F06290">
      <w:pPr>
        <w:pStyle w:val="Tabladeilustraciones"/>
        <w:tabs>
          <w:tab w:val="right" w:leader="dot" w:pos="9111"/>
        </w:tabs>
        <w:rPr>
          <w:rFonts w:ascii="Calibri" w:eastAsia="Times New Roman" w:hAnsi="Calibri" w:cs="Times New Roman"/>
          <w:noProof/>
          <w:sz w:val="22"/>
          <w:szCs w:val="22"/>
          <w:lang w:eastAsia="es-VE"/>
        </w:rPr>
      </w:pPr>
      <w:hyperlink w:anchor="_Toc316563925" w:history="1">
        <w:r w:rsidR="005405BE" w:rsidRPr="00981877">
          <w:rPr>
            <w:rStyle w:val="Hipervnculo"/>
            <w:noProof/>
          </w:rPr>
          <w:t>Figura 3.6: Diagrama de flujo del algoritmo de control propuesto</w:t>
        </w:r>
        <w:r w:rsidR="005405BE">
          <w:rPr>
            <w:noProof/>
            <w:webHidden/>
          </w:rPr>
          <w:tab/>
        </w:r>
        <w:r w:rsidR="005405BE">
          <w:rPr>
            <w:noProof/>
            <w:webHidden/>
          </w:rPr>
          <w:fldChar w:fldCharType="begin"/>
        </w:r>
        <w:r w:rsidR="005405BE">
          <w:rPr>
            <w:noProof/>
            <w:webHidden/>
          </w:rPr>
          <w:instrText xml:space="preserve"> PAGEREF _Toc316563925 \h </w:instrText>
        </w:r>
        <w:r w:rsidR="005405BE">
          <w:rPr>
            <w:noProof/>
            <w:webHidden/>
          </w:rPr>
        </w:r>
        <w:r w:rsidR="005405BE">
          <w:rPr>
            <w:noProof/>
            <w:webHidden/>
          </w:rPr>
          <w:fldChar w:fldCharType="separate"/>
        </w:r>
        <w:r w:rsidR="005405BE">
          <w:rPr>
            <w:noProof/>
            <w:webHidden/>
          </w:rPr>
          <w:t>8</w:t>
        </w:r>
        <w:r w:rsidR="005405BE">
          <w:rPr>
            <w:noProof/>
            <w:webHidden/>
          </w:rPr>
          <w:fldChar w:fldCharType="end"/>
        </w:r>
      </w:hyperlink>
    </w:p>
    <w:p w:rsidR="00BF1090" w:rsidRPr="008D2941" w:rsidRDefault="007F7092" w:rsidP="00BF1090">
      <w:r w:rsidRPr="0091532D">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6" w:name="_Toc316133505"/>
      <w:r w:rsidRPr="008D2941">
        <w:t>ABREVIATURAS</w:t>
      </w:r>
      <w:bookmarkEnd w:id="6"/>
    </w:p>
    <w:p w:rsidR="00BF1090" w:rsidRPr="008D2941" w:rsidRDefault="00BF1090" w:rsidP="00BF1090"/>
    <w:p w:rsidR="00BF1090" w:rsidRPr="008D2941" w:rsidRDefault="00BF1090" w:rsidP="00BF1090">
      <w:pPr>
        <w:ind w:firstLine="0"/>
      </w:pPr>
    </w:p>
    <w:p w:rsidR="00BF1090" w:rsidRPr="008D2941" w:rsidRDefault="00BF1090" w:rsidP="00BF1090"/>
    <w:p w:rsidR="00BF1090" w:rsidRPr="008D2941" w:rsidRDefault="00BF1090" w:rsidP="00BF1090">
      <w:pPr>
        <w:pStyle w:val="Normalsininterlineado"/>
      </w:pPr>
    </w:p>
    <w:p w:rsidR="00BF1090" w:rsidRPr="008D2941" w:rsidRDefault="00BF1090" w:rsidP="00BF1090">
      <w:pPr>
        <w:pStyle w:val="Normalsininterlineado"/>
        <w:sectPr w:rsidR="00BF1090" w:rsidRPr="008D2941" w:rsidSect="00BF1090">
          <w:headerReference w:type="default" r:id="rId13"/>
          <w:footerReference w:type="even" r:id="rId14"/>
          <w:footerReference w:type="default" r:id="rId15"/>
          <w:headerReference w:type="first" r:id="rId16"/>
          <w:footerReference w:type="first" r:id="rId17"/>
          <w:pgSz w:w="12240" w:h="15840" w:code="1"/>
          <w:pgMar w:top="1418" w:right="1418" w:bottom="1418" w:left="1701" w:header="709" w:footer="709" w:gutter="0"/>
          <w:pgNumType w:fmt="lowerRoman" w:start="1"/>
          <w:cols w:space="708"/>
          <w:titlePg/>
          <w:docGrid w:linePitch="360"/>
        </w:sectPr>
      </w:pPr>
    </w:p>
    <w:p w:rsidR="00BF1090" w:rsidRPr="008D2941" w:rsidRDefault="00BF1090" w:rsidP="00BF1090">
      <w:pPr>
        <w:pStyle w:val="Normalsininterlineado"/>
      </w:pPr>
      <w:bookmarkStart w:id="7" w:name="_Toc264550869"/>
      <w:bookmarkStart w:id="8" w:name="_Toc276051240"/>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9" w:name="_Toc316133506"/>
      <w:r w:rsidRPr="008D2941">
        <w:t>Introducción</w:t>
      </w:r>
      <w:bookmarkEnd w:id="7"/>
      <w:bookmarkEnd w:id="8"/>
      <w:bookmarkEnd w:id="9"/>
    </w:p>
    <w:p w:rsidR="00BF1090" w:rsidRPr="008D2941" w:rsidRDefault="00BF1090" w:rsidP="00BF1090"/>
    <w:p w:rsidR="00BF1090" w:rsidRPr="008D2941" w:rsidRDefault="00BF1090" w:rsidP="00BF1090">
      <w:pPr>
        <w:spacing w:after="0" w:line="240" w:lineRule="auto"/>
        <w:rPr>
          <w:lang w:eastAsia="ar-SA"/>
        </w:rPr>
      </w:pPr>
      <w:r w:rsidRPr="008D2941">
        <w:rPr>
          <w:lang w:eastAsia="ar-SA"/>
        </w:rPr>
        <w:br w:type="page"/>
      </w: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BF1090" w:rsidP="00EB6BBC">
      <w:pPr>
        <w:pStyle w:val="Ttulo1"/>
      </w:pPr>
      <w:bookmarkStart w:id="10" w:name="_Toc316133507"/>
      <w:r w:rsidRPr="008D2941">
        <w:t>CAPITULO I</w:t>
      </w:r>
      <w:r w:rsidRPr="008D2941">
        <w:br/>
      </w:r>
      <w:r w:rsidRPr="008D2941">
        <w:br/>
      </w:r>
      <w:r w:rsidR="00331690" w:rsidRPr="008D2941">
        <w:t>Marco Teórico</w:t>
      </w:r>
      <w:bookmarkEnd w:id="10"/>
    </w:p>
    <w:p w:rsidR="008A1939" w:rsidRPr="008D2941" w:rsidRDefault="008A1939" w:rsidP="008A1939">
      <w:pPr>
        <w:pStyle w:val="Ttulo2"/>
      </w:pPr>
      <w:bookmarkStart w:id="11" w:name="_Toc316133508"/>
      <w:r w:rsidRPr="008D2941">
        <w:t>Índice de refracción</w:t>
      </w:r>
      <w:bookmarkEnd w:id="11"/>
    </w:p>
    <w:p w:rsidR="008A1939" w:rsidRPr="008D2941" w:rsidRDefault="00CF2C7B" w:rsidP="008A1939">
      <w:r>
        <w:fldChar w:fldCharType="begin"/>
      </w:r>
      <w:r>
        <w:instrText xml:space="preserve"> MACROBUTTON MTEditEquationSection2 </w:instrText>
      </w:r>
      <w:r w:rsidRPr="00CF2C7B">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8A1939" w:rsidRPr="008D2941">
        <w:t>El índice de refracción está definido como la proporción entre la velocidad de la luz en el vacío y la velocidad de la luz en un medio.</w:t>
      </w:r>
      <w:r w:rsidR="007F7092" w:rsidRPr="008D2941">
        <w:fldChar w:fldCharType="begin"/>
      </w:r>
      <w:r w:rsidR="008A1939"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8D2941">
        <w:fldChar w:fldCharType="separate"/>
      </w:r>
      <w:r w:rsidR="008A1939" w:rsidRPr="0091532D">
        <w:t>[</w:t>
      </w:r>
      <w:hyperlink w:anchor="_ENREF_1" w:tooltip="Jenkins, 2001 #38" w:history="1">
        <w:r w:rsidR="00EE6000" w:rsidRPr="0091532D">
          <w:t>1</w:t>
        </w:r>
      </w:hyperlink>
      <w:r w:rsidR="008A1939" w:rsidRPr="0091532D">
        <w:t>]</w:t>
      </w:r>
      <w:r w:rsidR="007F7092" w:rsidRPr="008D2941">
        <w:fldChar w:fldCharType="end"/>
      </w:r>
    </w:p>
    <w:p w:rsidR="008A1939" w:rsidRPr="0091532D" w:rsidRDefault="008A1939" w:rsidP="008A1939">
      <w:pPr>
        <w:pStyle w:val="MTDisplayEquation"/>
        <w:rPr>
          <w:lang w:val="es-VE"/>
        </w:rPr>
      </w:pPr>
      <w:r w:rsidRPr="0091532D">
        <w:rPr>
          <w:lang w:val="es-VE"/>
        </w:rPr>
        <w:tab/>
      </w:r>
      <w:r w:rsidRPr="0091532D">
        <w:rPr>
          <w:position w:val="-24"/>
          <w:lang w:val="es-VE"/>
        </w:rPr>
        <w:object w:dxaOrig="580" w:dyaOrig="620">
          <v:shape id="_x0000_i1029" type="#_x0000_t75" style="width:29.2pt;height:30.55pt" o:ole="">
            <v:imagedata r:id="rId18" o:title=""/>
          </v:shape>
          <o:OLEObject Type="Embed" ProgID="Equation.DSMT4" ShapeID="_x0000_i1029" DrawAspect="Content" ObjectID="_1391606693" r:id="rId1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2" w:name="ZEqnNum44488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bookmarkEnd w:id="12"/>
      <w:r w:rsidR="00CF2C7B">
        <w:rPr>
          <w:lang w:val="es-VE"/>
        </w:rPr>
        <w:fldChar w:fldCharType="end"/>
      </w:r>
    </w:p>
    <w:p w:rsidR="008A1939" w:rsidRPr="0091532D" w:rsidRDefault="008A1939" w:rsidP="008A1939">
      <w:r w:rsidRPr="0091532D">
        <w:t xml:space="preserve">Donde </w:t>
      </w:r>
      <w:r w:rsidRPr="0091532D">
        <w:rPr>
          <w:position w:val="-6"/>
        </w:rPr>
        <w:object w:dxaOrig="180" w:dyaOrig="220">
          <v:shape id="_x0000_i1030" type="#_x0000_t75" style="width:8.85pt;height:11.55pt" o:ole="">
            <v:imagedata r:id="rId20" o:title=""/>
          </v:shape>
          <o:OLEObject Type="Embed" ProgID="Equation.DSMT4" ShapeID="_x0000_i1030" DrawAspect="Content" ObjectID="_1391606694" r:id="rId21"/>
        </w:object>
      </w:r>
      <w:r w:rsidRPr="0091532D">
        <w:t xml:space="preserve"> es la velocidad de la luz en el vacío, </w:t>
      </w:r>
      <w:r w:rsidRPr="0091532D">
        <w:rPr>
          <w:position w:val="-6"/>
        </w:rPr>
        <w:object w:dxaOrig="180" w:dyaOrig="220">
          <v:shape id="_x0000_i1031" type="#_x0000_t75" style="width:8.85pt;height:11.55pt" o:ole="">
            <v:imagedata r:id="rId22" o:title=""/>
          </v:shape>
          <o:OLEObject Type="Embed" ProgID="Equation.DSMT4" ShapeID="_x0000_i1031" DrawAspect="Content" ObjectID="_1391606695" r:id="rId23"/>
        </w:object>
      </w:r>
      <w:r w:rsidRPr="0091532D">
        <w:t xml:space="preserve"> es la velocidad de la luz en el medio y </w:t>
      </w:r>
      <w:r w:rsidRPr="0091532D">
        <w:rPr>
          <w:position w:val="-6"/>
        </w:rPr>
        <w:object w:dxaOrig="200" w:dyaOrig="220">
          <v:shape id="_x0000_i1032" type="#_x0000_t75" style="width:9.5pt;height:11.55pt" o:ole="">
            <v:imagedata r:id="rId24" o:title=""/>
          </v:shape>
          <o:OLEObject Type="Embed" ProgID="Equation.DSMT4" ShapeID="_x0000_i1032" DrawAspect="Content" ObjectID="_1391606696" r:id="rId25"/>
        </w:object>
      </w:r>
      <w:r w:rsidRPr="0091532D">
        <w:t xml:space="preserve"> es el índice de refracción.</w:t>
      </w:r>
    </w:p>
    <w:p w:rsidR="008A1939" w:rsidRPr="0091532D" w:rsidRDefault="008A1939" w:rsidP="008A1939">
      <w:pPr>
        <w:pStyle w:val="Ttulo2"/>
      </w:pPr>
      <w:bookmarkStart w:id="13" w:name="_Toc316133509"/>
      <w:r w:rsidRPr="0091532D">
        <w:t>Camino óptico</w:t>
      </w:r>
      <w:bookmarkEnd w:id="13"/>
    </w:p>
    <w:p w:rsidR="008A1939" w:rsidRPr="0091532D" w:rsidRDefault="008A1939" w:rsidP="00FF73DC">
      <w:pPr>
        <w:ind w:firstLine="0"/>
      </w:pPr>
      <w:r w:rsidRPr="0091532D">
        <w:t>El camino óptico</w:t>
      </w:r>
      <w:r w:rsidR="00FF73DC">
        <w:t xml:space="preserve"> se define como </w:t>
      </w:r>
      <w:r w:rsidRPr="0091532D">
        <w:t xml:space="preserve">la distancia </w:t>
      </w:r>
      <w:r w:rsidR="00FF73DC">
        <w:t>recorrida por</w:t>
      </w:r>
      <w:r w:rsidRPr="0091532D">
        <w:t xml:space="preserve"> un haz de luz </w:t>
      </w:r>
      <w:proofErr w:type="spellStart"/>
      <w:r w:rsidR="00FF73DC">
        <w:t>multipicada</w:t>
      </w:r>
      <w:proofErr w:type="spellEnd"/>
      <w:r w:rsidR="00FF73DC">
        <w:t xml:space="preserve"> por el </w:t>
      </w:r>
      <w:proofErr w:type="spellStart"/>
      <w:r w:rsidR="00FF73DC">
        <w:t>indice</w:t>
      </w:r>
      <w:proofErr w:type="spellEnd"/>
      <w:r w:rsidR="00FF73DC">
        <w:t xml:space="preserve"> de </w:t>
      </w:r>
      <w:proofErr w:type="spellStart"/>
      <w:r w:rsidR="00FF73DC">
        <w:t>refraccion</w:t>
      </w:r>
      <w:proofErr w:type="spellEnd"/>
      <w:r w:rsidR="00FF73DC">
        <w:t xml:space="preserve"> del medio en el cual se propaga:</w:t>
      </w:r>
    </w:p>
    <w:p w:rsidR="008A1939" w:rsidRPr="0091532D" w:rsidRDefault="008A1939" w:rsidP="008A1939">
      <w:pPr>
        <w:pStyle w:val="MTDisplayEquation"/>
        <w:rPr>
          <w:lang w:val="es-VE"/>
        </w:rPr>
      </w:pPr>
      <w:r w:rsidRPr="0091532D">
        <w:rPr>
          <w:lang w:val="es-VE"/>
        </w:rPr>
        <w:tab/>
      </w:r>
      <w:r w:rsidR="00FF73DC" w:rsidRPr="0091532D">
        <w:rPr>
          <w:position w:val="-6"/>
          <w:lang w:val="es-VE"/>
        </w:rPr>
        <w:object w:dxaOrig="859" w:dyaOrig="279">
          <v:shape id="_x0000_i1033" type="#_x0000_t75" style="width:42.8pt;height:14.25pt" o:ole="">
            <v:imagedata r:id="rId26" o:title=""/>
          </v:shape>
          <o:OLEObject Type="Embed" ProgID="Equation.DSMT4" ShapeID="_x0000_i1033" DrawAspect="Content" ObjectID="_1391606697" r:id="rId27"/>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4" w:name="ZEqnNum648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2</w:instrText>
      </w:r>
      <w:r w:rsidR="00CF2C7B">
        <w:rPr>
          <w:lang w:val="es-VE"/>
        </w:rPr>
        <w:fldChar w:fldCharType="end"/>
      </w:r>
      <w:r w:rsidR="00CF2C7B">
        <w:rPr>
          <w:lang w:val="es-VE"/>
        </w:rPr>
        <w:instrText>)</w:instrText>
      </w:r>
      <w:bookmarkEnd w:id="14"/>
      <w:r w:rsidR="00CF2C7B">
        <w:rPr>
          <w:lang w:val="es-VE"/>
        </w:rPr>
        <w:fldChar w:fldCharType="end"/>
      </w:r>
    </w:p>
    <w:p w:rsidR="0080060D" w:rsidRPr="0091532D" w:rsidRDefault="008A1939" w:rsidP="00EB6BBC">
      <w:r w:rsidRPr="0091532D">
        <w:t xml:space="preserve">Donde </w:t>
      </w:r>
      <w:r w:rsidRPr="0091532D">
        <w:rPr>
          <w:position w:val="-4"/>
        </w:rPr>
        <w:object w:dxaOrig="220" w:dyaOrig="260">
          <v:shape id="_x0000_i1034" type="#_x0000_t75" style="width:11.55pt;height:12.9pt" o:ole="">
            <v:imagedata r:id="rId28" o:title=""/>
          </v:shape>
          <o:OLEObject Type="Embed" ProgID="Equation.DSMT4" ShapeID="_x0000_i1034" DrawAspect="Content" ObjectID="_1391606698" r:id="rId29"/>
        </w:object>
      </w:r>
      <w:r w:rsidRPr="0091532D">
        <w:t xml:space="preserve"> es el camino óptico.</w:t>
      </w:r>
      <w:r w:rsidR="007F7092" w:rsidRPr="0091532D">
        <w:fldChar w:fldCharType="begin"/>
      </w:r>
      <w:r w:rsidRPr="0091532D">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91532D">
        <w:fldChar w:fldCharType="separate"/>
      </w:r>
      <w:r w:rsidRPr="0091532D">
        <w:t>[</w:t>
      </w:r>
      <w:hyperlink w:anchor="_ENREF_1" w:tooltip="Jenkins, 2001 #38" w:history="1">
        <w:r w:rsidR="00EE6000" w:rsidRPr="0091532D">
          <w:t>1</w:t>
        </w:r>
      </w:hyperlink>
      <w:r w:rsidRPr="0091532D">
        <w:t>]</w:t>
      </w:r>
      <w:r w:rsidR="007F7092" w:rsidRPr="0091532D">
        <w:fldChar w:fldCharType="end"/>
      </w:r>
    </w:p>
    <w:p w:rsidR="0080060D" w:rsidRPr="008D2941" w:rsidRDefault="00331690" w:rsidP="00EB6BBC">
      <w:pPr>
        <w:pStyle w:val="Ttulo2"/>
      </w:pPr>
      <w:bookmarkStart w:id="15" w:name="_Toc316133510"/>
      <w:r w:rsidRPr="008D2941">
        <w:t>Interferencia de la Luz</w:t>
      </w:r>
      <w:bookmarkEnd w:id="15"/>
    </w:p>
    <w:p w:rsidR="00EE263D" w:rsidRPr="008D2941" w:rsidRDefault="00EB426B">
      <w:r w:rsidRPr="008D2941">
        <w:t>Una onda de luz que se propaga en la dirección z se puede escribir con la siguiente función de onda</w:t>
      </w:r>
    </w:p>
    <w:p w:rsidR="00EB426B" w:rsidRPr="0091532D" w:rsidRDefault="00EB426B" w:rsidP="00EB426B">
      <w:pPr>
        <w:pStyle w:val="MTDisplayEquation"/>
        <w:rPr>
          <w:lang w:val="es-VE"/>
        </w:rPr>
      </w:pPr>
      <w:r w:rsidRPr="0091532D">
        <w:rPr>
          <w:lang w:val="es-VE"/>
        </w:rPr>
        <w:tab/>
      </w:r>
      <w:r w:rsidR="00320096" w:rsidRPr="0091532D">
        <w:rPr>
          <w:position w:val="-30"/>
          <w:lang w:val="es-VE"/>
        </w:rPr>
        <w:object w:dxaOrig="3260" w:dyaOrig="720">
          <v:shape id="_x0000_i1035" type="#_x0000_t75" style="width:163.7pt;height:36pt" o:ole="">
            <v:imagedata r:id="rId30" o:title=""/>
          </v:shape>
          <o:OLEObject Type="Embed" ProgID="Equation.DSMT4" ShapeID="_x0000_i1035" DrawAspect="Content" ObjectID="_1391606699" r:id="rId3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4</w:instrText>
      </w:r>
      <w:r w:rsidR="00CF2C7B">
        <w:rPr>
          <w:lang w:val="es-VE"/>
        </w:rPr>
        <w:fldChar w:fldCharType="end"/>
      </w:r>
      <w:r w:rsidR="00CF2C7B">
        <w:rPr>
          <w:lang w:val="es-VE"/>
        </w:rPr>
        <w:instrText>)</w:instrText>
      </w:r>
      <w:r w:rsidR="00CF2C7B">
        <w:rPr>
          <w:lang w:val="es-VE"/>
        </w:rPr>
        <w:fldChar w:fldCharType="end"/>
      </w:r>
    </w:p>
    <w:p w:rsidR="00EB426B" w:rsidRPr="008D2941" w:rsidRDefault="00EB426B">
      <w:r w:rsidRPr="008D2941">
        <w:lastRenderedPageBreak/>
        <w:t>Donde:</w:t>
      </w:r>
    </w:p>
    <w:p w:rsidR="00EB426B" w:rsidRPr="008D2941" w:rsidRDefault="00EB426B" w:rsidP="00B82B2C">
      <w:pPr>
        <w:pStyle w:val="Prrafodelista"/>
        <w:numPr>
          <w:ilvl w:val="0"/>
          <w:numId w:val="1"/>
        </w:numPr>
      </w:pPr>
      <w:r w:rsidRPr="0091532D">
        <w:rPr>
          <w:position w:val="-6"/>
        </w:rPr>
        <w:object w:dxaOrig="220" w:dyaOrig="279">
          <v:shape id="_x0000_i1036" type="#_x0000_t75" style="width:11.55pt;height:13.6pt" o:ole="">
            <v:imagedata r:id="rId32" o:title=""/>
          </v:shape>
          <o:OLEObject Type="Embed" ProgID="Equation.DSMT4" ShapeID="_x0000_i1036" DrawAspect="Content" ObjectID="_1391606700" r:id="rId33"/>
        </w:object>
      </w:r>
      <w:r w:rsidRPr="008D2941">
        <w:t xml:space="preserve"> es la longitud de onda</w:t>
      </w:r>
    </w:p>
    <w:p w:rsidR="00EB426B" w:rsidRPr="008D2941" w:rsidRDefault="00EB426B" w:rsidP="00B82B2C">
      <w:pPr>
        <w:pStyle w:val="Prrafodelista"/>
        <w:numPr>
          <w:ilvl w:val="0"/>
          <w:numId w:val="1"/>
        </w:numPr>
      </w:pPr>
      <w:r w:rsidRPr="0091532D">
        <w:rPr>
          <w:position w:val="-6"/>
        </w:rPr>
        <w:object w:dxaOrig="200" w:dyaOrig="220">
          <v:shape id="_x0000_i1037" type="#_x0000_t75" style="width:9.5pt;height:11.55pt" o:ole="">
            <v:imagedata r:id="rId34" o:title=""/>
          </v:shape>
          <o:OLEObject Type="Embed" ProgID="Equation.DSMT4" ShapeID="_x0000_i1037" DrawAspect="Content" ObjectID="_1391606701" r:id="rId35"/>
        </w:object>
      </w:r>
      <w:r w:rsidRPr="008D2941">
        <w:t xml:space="preserve"> es la frecuencia (número de ondas por unidad de tiempo)</w:t>
      </w:r>
    </w:p>
    <w:p w:rsidR="00EB426B" w:rsidRPr="008D2941" w:rsidRDefault="00320096" w:rsidP="00B82B2C">
      <w:pPr>
        <w:pStyle w:val="Prrafodelista"/>
        <w:numPr>
          <w:ilvl w:val="0"/>
          <w:numId w:val="1"/>
        </w:numPr>
      </w:pPr>
      <w:r w:rsidRPr="0091532D">
        <w:rPr>
          <w:position w:val="-6"/>
        </w:rPr>
        <w:object w:dxaOrig="260" w:dyaOrig="279">
          <v:shape id="_x0000_i1038" type="#_x0000_t75" style="width:13.6pt;height:14.25pt" o:ole="">
            <v:imagedata r:id="rId36" o:title=""/>
          </v:shape>
          <o:OLEObject Type="Embed" ProgID="Equation.DSMT4" ShapeID="_x0000_i1038" DrawAspect="Content" ObjectID="_1391606702" r:id="rId37"/>
        </w:object>
      </w:r>
      <w:r w:rsidR="00EB426B" w:rsidRPr="008D2941">
        <w:t xml:space="preserve"> es la amplitud </w:t>
      </w:r>
    </w:p>
    <w:p w:rsidR="00B82B2C" w:rsidRPr="008D2941" w:rsidRDefault="00B82B2C" w:rsidP="00B82B2C">
      <w:pPr>
        <w:pStyle w:val="Prrafodelista"/>
        <w:numPr>
          <w:ilvl w:val="0"/>
          <w:numId w:val="1"/>
        </w:numPr>
      </w:pPr>
      <w:r w:rsidRPr="0091532D">
        <w:rPr>
          <w:position w:val="-6"/>
        </w:rPr>
        <w:object w:dxaOrig="1020" w:dyaOrig="279">
          <v:shape id="_x0000_i1039" type="#_x0000_t75" style="width:50.95pt;height:13.6pt" o:ole="">
            <v:imagedata r:id="rId38" o:title=""/>
          </v:shape>
          <o:OLEObject Type="Embed" ProgID="Equation.DSMT4" ShapeID="_x0000_i1039" DrawAspect="Content" ObjectID="_1391606703" r:id="rId39"/>
        </w:object>
      </w:r>
      <w:r w:rsidRPr="008D2941">
        <w:t xml:space="preserve"> es el número de onda</w:t>
      </w:r>
    </w:p>
    <w:p w:rsidR="00EB426B" w:rsidRPr="008D2941" w:rsidRDefault="00EB426B" w:rsidP="00B82B2C">
      <w:pPr>
        <w:pStyle w:val="Prrafodelista"/>
        <w:numPr>
          <w:ilvl w:val="0"/>
          <w:numId w:val="1"/>
        </w:numPr>
      </w:pPr>
      <w:r w:rsidRPr="0091532D">
        <w:rPr>
          <w:position w:val="-6"/>
        </w:rPr>
        <w:object w:dxaOrig="220" w:dyaOrig="279">
          <v:shape id="_x0000_i1040" type="#_x0000_t75" style="width:11.55pt;height:13.6pt" o:ole="">
            <v:imagedata r:id="rId40" o:title=""/>
          </v:shape>
          <o:OLEObject Type="Embed" ProgID="Equation.DSMT4" ShapeID="_x0000_i1040" DrawAspect="Content" ObjectID="_1391606704" r:id="rId41"/>
        </w:object>
      </w:r>
      <w:r w:rsidRPr="008D2941">
        <w:t xml:space="preserve"> </w:t>
      </w:r>
      <w:r w:rsidR="00FF73DC" w:rsidRPr="008D2941">
        <w:t>es</w:t>
      </w:r>
      <w:r w:rsidR="00FF73DC">
        <w:t xml:space="preserve"> un término de </w:t>
      </w:r>
      <w:r w:rsidRPr="008D2941">
        <w:t>fase</w:t>
      </w:r>
      <w:r w:rsidR="00FF73DC">
        <w:t xml:space="preserve"> que depende de la fuente del campo, que supondremos </w:t>
      </w:r>
      <w:r w:rsidRPr="008D2941">
        <w:t>constante</w:t>
      </w:r>
    </w:p>
    <w:p w:rsidR="00B82B2C" w:rsidRPr="008D2941" w:rsidRDefault="00B82B2C">
      <w:r w:rsidRPr="008D2941">
        <w:t xml:space="preserve">La fase de la onda es el </w:t>
      </w:r>
      <w:r w:rsidR="00FF73DC">
        <w:t xml:space="preserve">argumento </w:t>
      </w:r>
      <w:r w:rsidRPr="008D2941">
        <w:t>del coseno</w:t>
      </w:r>
      <w:proofErr w:type="gramStart"/>
      <w:r w:rsidRPr="008D2941">
        <w:t>,</w:t>
      </w:r>
      <w:r w:rsidR="00262774" w:rsidRPr="008D2941">
        <w:t xml:space="preserve"> </w:t>
      </w:r>
      <w:r w:rsidRPr="008D2941">
        <w:rPr>
          <w:position w:val="-28"/>
        </w:rPr>
        <w:object w:dxaOrig="1939" w:dyaOrig="680">
          <v:shape id="_x0000_i1041" type="#_x0000_t75" style="width:96.45pt;height:33.95pt" o:ole="">
            <v:imagedata r:id="rId42" o:title=""/>
          </v:shape>
          <o:OLEObject Type="Embed" ProgID="Equation.DSMT4" ShapeID="_x0000_i1041" DrawAspect="Content" ObjectID="_1391606705" r:id="rId43"/>
        </w:object>
      </w:r>
      <w:r w:rsidRPr="008D2941">
        <w:t>,</w:t>
      </w:r>
      <w:proofErr w:type="gramEnd"/>
      <w:r w:rsidRPr="008D2941">
        <w:t xml:space="preserve"> escrito de otra forma tenemos que  </w:t>
      </w:r>
    </w:p>
    <w:p w:rsidR="00EB426B" w:rsidRPr="0091532D" w:rsidRDefault="00B82B2C" w:rsidP="00B82B2C">
      <w:pPr>
        <w:pStyle w:val="MTDisplayEquation"/>
        <w:rPr>
          <w:lang w:val="es-VE"/>
        </w:rPr>
      </w:pPr>
      <w:r w:rsidRPr="0091532D">
        <w:rPr>
          <w:lang w:val="es-VE"/>
        </w:rPr>
        <w:tab/>
      </w:r>
      <w:r w:rsidRPr="0091532D">
        <w:rPr>
          <w:position w:val="-10"/>
          <w:lang w:val="es-VE"/>
        </w:rPr>
        <w:object w:dxaOrig="1700" w:dyaOrig="320">
          <v:shape id="_x0000_i1042" type="#_x0000_t75" style="width:85.6pt;height:16.3pt" o:ole="">
            <v:imagedata r:id="rId44" o:title=""/>
          </v:shape>
          <o:OLEObject Type="Embed" ProgID="Equation.DSMT4" ShapeID="_x0000_i1042" DrawAspect="Content" ObjectID="_1391606706" r:id="rId4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5</w:instrText>
      </w:r>
      <w:r w:rsidR="00CF2C7B">
        <w:rPr>
          <w:lang w:val="es-VE"/>
        </w:rPr>
        <w:fldChar w:fldCharType="end"/>
      </w:r>
      <w:r w:rsidR="00CF2C7B">
        <w:rPr>
          <w:lang w:val="es-VE"/>
        </w:rPr>
        <w:instrText>)</w:instrText>
      </w:r>
      <w:r w:rsidR="00CF2C7B">
        <w:rPr>
          <w:lang w:val="es-VE"/>
        </w:rPr>
        <w:fldChar w:fldCharType="end"/>
      </w:r>
    </w:p>
    <w:p w:rsidR="00B82B2C" w:rsidRPr="008D2941" w:rsidRDefault="00B82B2C">
      <w:r w:rsidRPr="008D2941">
        <w:t xml:space="preserve">En dos puntos distintos, </w:t>
      </w:r>
      <w:r w:rsidRPr="008D2941">
        <w:rPr>
          <w:position w:val="-12"/>
        </w:rPr>
        <w:object w:dxaOrig="240" w:dyaOrig="360">
          <v:shape id="_x0000_i1043" type="#_x0000_t75" style="width:12.25pt;height:18.35pt" o:ole="">
            <v:imagedata r:id="rId46" o:title=""/>
          </v:shape>
          <o:OLEObject Type="Embed" ProgID="Equation.DSMT4" ShapeID="_x0000_i1043" DrawAspect="Content" ObjectID="_1391606707" r:id="rId47"/>
        </w:object>
      </w:r>
      <w:r w:rsidRPr="008D2941">
        <w:t xml:space="preserve"> y </w:t>
      </w:r>
      <w:r w:rsidRPr="008D2941">
        <w:rPr>
          <w:position w:val="-12"/>
        </w:rPr>
        <w:object w:dxaOrig="260" w:dyaOrig="360">
          <v:shape id="_x0000_i1044" type="#_x0000_t75" style="width:13.6pt;height:18.35pt" o:ole="">
            <v:imagedata r:id="rId48" o:title=""/>
          </v:shape>
          <o:OLEObject Type="Embed" ProgID="Equation.DSMT4" ShapeID="_x0000_i1044" DrawAspect="Content" ObjectID="_1391606708" r:id="rId49"/>
        </w:object>
      </w:r>
      <w:r w:rsidRPr="008D2941">
        <w:t xml:space="preserve">, a lo largo de la dirección de propagación de la onda, las fases serán </w:t>
      </w:r>
      <w:r w:rsidRPr="008D2941">
        <w:rPr>
          <w:position w:val="-12"/>
        </w:rPr>
        <w:object w:dxaOrig="1800" w:dyaOrig="360">
          <v:shape id="_x0000_i1045" type="#_x0000_t75" style="width:90.35pt;height:18.35pt" o:ole="">
            <v:imagedata r:id="rId50" o:title=""/>
          </v:shape>
          <o:OLEObject Type="Embed" ProgID="Equation.DSMT4" ShapeID="_x0000_i1045" DrawAspect="Content" ObjectID="_1391606709" r:id="rId51"/>
        </w:object>
      </w:r>
      <w:r w:rsidRPr="008D2941">
        <w:t xml:space="preserve"> y </w:t>
      </w:r>
      <w:r w:rsidRPr="008D2941">
        <w:rPr>
          <w:position w:val="-12"/>
        </w:rPr>
        <w:object w:dxaOrig="1860" w:dyaOrig="360">
          <v:shape id="_x0000_i1046" type="#_x0000_t75" style="width:93.05pt;height:18.35pt" o:ole="">
            <v:imagedata r:id="rId52" o:title=""/>
          </v:shape>
          <o:OLEObject Type="Embed" ProgID="Equation.DSMT4" ShapeID="_x0000_i1046" DrawAspect="Content" ObjectID="_1391606710" r:id="rId53"/>
        </w:object>
      </w:r>
      <w:r w:rsidRPr="008D2941">
        <w:t xml:space="preserve">. </w:t>
      </w:r>
    </w:p>
    <w:p w:rsidR="00B82B2C" w:rsidRPr="0091532D" w:rsidRDefault="00B82B2C" w:rsidP="00B82B2C">
      <w:pPr>
        <w:pStyle w:val="MTDisplayEquation"/>
        <w:rPr>
          <w:lang w:val="es-VE"/>
        </w:rPr>
      </w:pPr>
      <w:r w:rsidRPr="0091532D">
        <w:rPr>
          <w:lang w:val="es-VE"/>
        </w:rPr>
        <w:tab/>
      </w:r>
      <w:r w:rsidRPr="0091532D">
        <w:rPr>
          <w:position w:val="-14"/>
          <w:lang w:val="es-VE"/>
        </w:rPr>
        <w:object w:dxaOrig="2980" w:dyaOrig="400">
          <v:shape id="_x0000_i1047" type="#_x0000_t75" style="width:149.45pt;height:20.4pt" o:ole="">
            <v:imagedata r:id="rId54" o:title=""/>
          </v:shape>
          <o:OLEObject Type="Embed" ProgID="Equation.DSMT4" ShapeID="_x0000_i1047" DrawAspect="Content" ObjectID="_1391606711" r:id="rId5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6</w:instrText>
      </w:r>
      <w:r w:rsidR="00CF2C7B">
        <w:rPr>
          <w:lang w:val="es-VE"/>
        </w:rPr>
        <w:fldChar w:fldCharType="end"/>
      </w:r>
      <w:r w:rsidR="00CF2C7B">
        <w:rPr>
          <w:lang w:val="es-VE"/>
        </w:rPr>
        <w:instrText>)</w:instrText>
      </w:r>
      <w:r w:rsidR="00CF2C7B">
        <w:rPr>
          <w:lang w:val="es-VE"/>
        </w:rPr>
        <w:fldChar w:fldCharType="end"/>
      </w:r>
    </w:p>
    <w:p w:rsidR="00B82B2C" w:rsidRPr="008D2941" w:rsidRDefault="005457FB">
      <w:r w:rsidRPr="008D2941">
        <w:t>La diferencia de fase entre estos puntos será igual a la diferencia de caminos ópticos multiplicada por el número de onda.</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EE6000" w:rsidRPr="0091532D">
          <w:t>2</w:t>
        </w:r>
      </w:hyperlink>
      <w:r w:rsidR="008A1939" w:rsidRPr="0091532D">
        <w:t>]</w:t>
      </w:r>
      <w:r w:rsidR="007F7092" w:rsidRPr="008D2941">
        <w:fldChar w:fldCharType="end"/>
      </w:r>
    </w:p>
    <w:p w:rsidR="006E0ECA" w:rsidRPr="008D2941" w:rsidRDefault="006E0ECA" w:rsidP="006E0ECA">
      <w:r w:rsidRPr="008D2941">
        <w:t xml:space="preserve">Si tenemos dos ondas planas que inciden en un mismo detector y </w:t>
      </w:r>
      <w:r w:rsidR="008E3419" w:rsidRPr="008D2941">
        <w:t xml:space="preserve">se escriben </w:t>
      </w:r>
      <w:r w:rsidRPr="008D2941">
        <w:t xml:space="preserve">los campos eléctricos en notación compleja tal que </w:t>
      </w:r>
    </w:p>
    <w:p w:rsidR="006E0ECA" w:rsidRPr="0091532D" w:rsidRDefault="006E0ECA" w:rsidP="006E0ECA">
      <w:pPr>
        <w:pStyle w:val="MTDisplayEquation"/>
        <w:rPr>
          <w:lang w:val="es-VE"/>
        </w:rPr>
      </w:pPr>
      <w:r w:rsidRPr="0091532D">
        <w:rPr>
          <w:lang w:val="es-VE"/>
        </w:rPr>
        <w:tab/>
      </w:r>
      <w:r w:rsidRPr="0091532D">
        <w:rPr>
          <w:position w:val="-32"/>
          <w:lang w:val="es-VE"/>
        </w:rPr>
        <w:object w:dxaOrig="1100" w:dyaOrig="760">
          <v:shape id="_x0000_i1048" type="#_x0000_t75" style="width:55pt;height:38.05pt" o:ole="">
            <v:imagedata r:id="rId56" o:title=""/>
          </v:shape>
          <o:OLEObject Type="Embed" ProgID="Equation.DSMT4" ShapeID="_x0000_i1048" DrawAspect="Content" ObjectID="_1391606712" r:id="rId57"/>
        </w:object>
      </w:r>
    </w:p>
    <w:p w:rsidR="006E0ECA" w:rsidRPr="008D2941" w:rsidRDefault="006E0ECA" w:rsidP="006E0ECA">
      <w:r w:rsidRPr="008D2941">
        <w:t>La intensidad obtenida será igual al cuadrado de la suma de los campos eléctricos.</w:t>
      </w:r>
    </w:p>
    <w:p w:rsidR="006E0ECA" w:rsidRPr="0091532D" w:rsidRDefault="006E0ECA" w:rsidP="006E0ECA">
      <w:pPr>
        <w:pStyle w:val="MTDisplayEquation"/>
        <w:rPr>
          <w:lang w:val="es-VE"/>
        </w:rPr>
      </w:pPr>
      <w:r w:rsidRPr="0091532D">
        <w:rPr>
          <w:lang w:val="es-VE"/>
        </w:rPr>
        <w:tab/>
      </w:r>
      <w:r w:rsidRPr="0091532D">
        <w:rPr>
          <w:position w:val="-14"/>
          <w:lang w:val="es-VE"/>
        </w:rPr>
        <w:object w:dxaOrig="4500" w:dyaOrig="440">
          <v:shape id="_x0000_i1049" type="#_x0000_t75" style="width:224.85pt;height:21.75pt" o:ole="">
            <v:imagedata r:id="rId58" o:title=""/>
          </v:shape>
          <o:OLEObject Type="Embed" ProgID="Equation.DSMT4" ShapeID="_x0000_i1049" DrawAspect="Content" ObjectID="_1391606713" r:id="rId59"/>
        </w:object>
      </w:r>
    </w:p>
    <w:p w:rsidR="006E0ECA" w:rsidRPr="0091532D" w:rsidRDefault="006E0ECA" w:rsidP="006E0ECA">
      <w:pPr>
        <w:pStyle w:val="MTDisplayEquation"/>
        <w:rPr>
          <w:lang w:val="es-VE"/>
        </w:rPr>
      </w:pPr>
      <w:r w:rsidRPr="0091532D">
        <w:rPr>
          <w:lang w:val="es-VE"/>
        </w:rPr>
        <w:tab/>
      </w:r>
      <w:r w:rsidRPr="0091532D">
        <w:rPr>
          <w:position w:val="-14"/>
          <w:lang w:val="es-VE"/>
        </w:rPr>
        <w:object w:dxaOrig="2840" w:dyaOrig="420">
          <v:shape id="_x0000_i1050" type="#_x0000_t75" style="width:142.65pt;height:21.05pt" o:ole="">
            <v:imagedata r:id="rId60" o:title=""/>
          </v:shape>
          <o:OLEObject Type="Embed" ProgID="Equation.DSMT4" ShapeID="_x0000_i1050" DrawAspect="Content" ObjectID="_1391606714" r:id="rId6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6" w:name="ZEqnNum884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7</w:instrText>
      </w:r>
      <w:r w:rsidR="00CF2C7B">
        <w:rPr>
          <w:lang w:val="es-VE"/>
        </w:rPr>
        <w:fldChar w:fldCharType="end"/>
      </w:r>
      <w:r w:rsidR="00CF2C7B">
        <w:rPr>
          <w:lang w:val="es-VE"/>
        </w:rPr>
        <w:instrText>)</w:instrText>
      </w:r>
      <w:bookmarkEnd w:id="16"/>
      <w:r w:rsidR="00CF2C7B">
        <w:rPr>
          <w:lang w:val="es-VE"/>
        </w:rPr>
        <w:fldChar w:fldCharType="end"/>
      </w:r>
    </w:p>
    <w:p w:rsidR="006E0ECA" w:rsidRPr="008D2941" w:rsidRDefault="007F5501" w:rsidP="00727B63">
      <w:r w:rsidRPr="008D2941">
        <w:lastRenderedPageBreak/>
        <w:t>Dónde</w:t>
      </w:r>
      <w:r w:rsidR="006E0ECA" w:rsidRPr="008D2941">
        <w:t xml:space="preserve"> </w:t>
      </w:r>
      <w:r w:rsidR="006E0ECA" w:rsidRPr="008D2941">
        <w:rPr>
          <w:position w:val="-12"/>
        </w:rPr>
        <w:object w:dxaOrig="1180" w:dyaOrig="360">
          <v:shape id="_x0000_i1051" type="#_x0000_t75" style="width:58.4pt;height:18.35pt" o:ole="">
            <v:imagedata r:id="rId62" o:title=""/>
          </v:shape>
          <o:OLEObject Type="Embed" ProgID="Equation.DSMT4" ShapeID="_x0000_i1051" DrawAspect="Content" ObjectID="_1391606715" r:id="rId63"/>
        </w:object>
      </w:r>
      <w:r w:rsidR="00727B63" w:rsidRPr="008D2941">
        <w:t xml:space="preserve">. De la ecuación </w:t>
      </w:r>
      <w:r w:rsidR="007F7092" w:rsidRPr="008D2941">
        <w:fldChar w:fldCharType="begin"/>
      </w:r>
      <w:r w:rsidR="00727B63" w:rsidRPr="008D2941">
        <w:instrText xml:space="preserve"> GOTOBUTTON ZEqnNum884393  \* MERGEFORMAT </w:instrText>
      </w:r>
      <w:r w:rsidR="007F7092" w:rsidRPr="008D2941">
        <w:fldChar w:fldCharType="begin"/>
      </w:r>
      <w:r w:rsidR="00727B63" w:rsidRPr="008D2941">
        <w:instrText xml:space="preserve"> REF ZEqnNum884393 \* Charformat \! \* MERGEFORMAT </w:instrText>
      </w:r>
      <w:r w:rsidR="007F7092" w:rsidRPr="008D2941">
        <w:fldChar w:fldCharType="separate"/>
      </w:r>
      <w:r w:rsidR="005405BE">
        <w:instrText>(1.7)</w:instrText>
      </w:r>
      <w:r w:rsidR="007F7092" w:rsidRPr="008D2941">
        <w:fldChar w:fldCharType="end"/>
      </w:r>
      <w:r w:rsidR="007F7092" w:rsidRPr="008D2941">
        <w:fldChar w:fldCharType="end"/>
      </w:r>
      <w:r w:rsidR="00727B63" w:rsidRPr="008D2941">
        <w:t xml:space="preserve"> se puede observar que la intensidad en el receptor no</w:t>
      </w:r>
      <w:r w:rsidR="00FF73DC">
        <w:t xml:space="preserve"> es</w:t>
      </w:r>
      <w:r w:rsidR="00727B63" w:rsidRPr="008D2941">
        <w:t xml:space="preserve"> simplemente la suma de las intensidades de cada onda incidente, </w:t>
      </w:r>
      <w:r w:rsidR="00FF73DC">
        <w:t xml:space="preserve">sino que posee </w:t>
      </w:r>
      <w:r w:rsidR="00727B63" w:rsidRPr="008D2941">
        <w:t>un término de interferencia que viene modulado por la diferencia de caminos ópticos.</w:t>
      </w:r>
      <w:r w:rsidR="006E0ECA" w:rsidRPr="008D2941">
        <w:t xml:space="preserve"> </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EE6000" w:rsidRPr="0091532D">
          <w:t>2</w:t>
        </w:r>
      </w:hyperlink>
      <w:r w:rsidR="008A1939" w:rsidRPr="0091532D">
        <w:t>]</w:t>
      </w:r>
      <w:r w:rsidR="007F7092" w:rsidRPr="008D2941">
        <w:fldChar w:fldCharType="end"/>
      </w:r>
    </w:p>
    <w:p w:rsidR="0080060D" w:rsidRPr="008D2941" w:rsidRDefault="003E58D0" w:rsidP="00EB6BBC">
      <w:pPr>
        <w:pStyle w:val="Ttulo2"/>
      </w:pPr>
      <w:bookmarkStart w:id="17" w:name="_Toc316133511"/>
      <w:r w:rsidRPr="008D2941">
        <w:t>Interferómetro</w:t>
      </w:r>
      <w:bookmarkEnd w:id="17"/>
    </w:p>
    <w:p w:rsidR="003E58D0" w:rsidRPr="008D2941" w:rsidRDefault="003E58D0">
      <w:r w:rsidRPr="008D2941">
        <w:t xml:space="preserve">Un interferómetro es un dispositivo que hace </w:t>
      </w:r>
      <w:r w:rsidR="00FF73DC">
        <w:t>co</w:t>
      </w:r>
      <w:r w:rsidRPr="008D2941">
        <w:t xml:space="preserve">incidir en </w:t>
      </w:r>
      <w:r w:rsidR="00FF73DC">
        <w:t>un volumen de espacio</w:t>
      </w:r>
      <w:r w:rsidRPr="008D2941">
        <w:t>, dos haces de luz que recorren caminos ópticos diferentes. Dependiendo de la diferencia de caminos ópticos entre los haces</w:t>
      </w:r>
      <w:r w:rsidR="00FF73DC">
        <w:t xml:space="preserve">, diferencia que puede tener una funcionalidad espacial y temporal, </w:t>
      </w:r>
      <w:r w:rsidRPr="008D2941">
        <w:t xml:space="preserve">existirá interferencia constructiva o destructiva. El patrón de interferencia generado </w:t>
      </w:r>
      <w:r w:rsidR="00FF73DC">
        <w:t xml:space="preserve">y visualizado en un plano de observación </w:t>
      </w:r>
      <w:r w:rsidRPr="008D2941">
        <w:t>es llamado interferograma.</w:t>
      </w:r>
    </w:p>
    <w:p w:rsidR="0080060D" w:rsidRPr="008D2941" w:rsidRDefault="003E58D0" w:rsidP="00EB6BBC">
      <w:pPr>
        <w:pStyle w:val="Ttulo3"/>
      </w:pPr>
      <w:bookmarkStart w:id="18" w:name="_Toc316133512"/>
      <w:r w:rsidRPr="008D2941">
        <w:t>Interferómetro de Michelson</w:t>
      </w:r>
      <w:bookmarkEnd w:id="18"/>
    </w:p>
    <w:p w:rsidR="004871A6" w:rsidRPr="008D2941" w:rsidRDefault="003E58D0">
      <w:r w:rsidRPr="008D2941">
        <w:t xml:space="preserve">Uno de los más comunes y simples </w:t>
      </w:r>
      <w:r w:rsidR="00FF73DC">
        <w:t xml:space="preserve">dispositivos para producir interferencia controlada, </w:t>
      </w:r>
      <w:r w:rsidRPr="008D2941">
        <w:t>es el interferómetro de Michelson</w:t>
      </w:r>
      <w:r w:rsidR="00FF73DC">
        <w:t>;</w:t>
      </w:r>
      <w:r w:rsidRPr="008D2941">
        <w:t xml:space="preserve"> consta de un divisor de haz</w:t>
      </w:r>
      <w:r w:rsidR="00172B25" w:rsidRPr="008D2941">
        <w:t>,</w:t>
      </w:r>
      <w:r w:rsidR="00A76539" w:rsidRPr="008D2941">
        <w:t xml:space="preserve"> dos espejos</w:t>
      </w:r>
      <w:r w:rsidR="00172B25" w:rsidRPr="008D2941">
        <w:t xml:space="preserve"> y una fuente de luz (</w:t>
      </w:r>
      <w:r w:rsidR="00CF2C7B">
        <w:fldChar w:fldCharType="begin"/>
      </w:r>
      <w:r w:rsidR="00CF2C7B">
        <w:instrText xml:space="preserve"> REF _Ref316482673 \h </w:instrText>
      </w:r>
      <w:r w:rsidR="00CF2C7B">
        <w:fldChar w:fldCharType="separate"/>
      </w:r>
      <w:r w:rsidR="005405BE">
        <w:t xml:space="preserve">Figura </w:t>
      </w:r>
      <w:r w:rsidR="005405BE">
        <w:rPr>
          <w:noProof/>
        </w:rPr>
        <w:t>1</w:t>
      </w:r>
      <w:r w:rsidR="005405BE">
        <w:t>.</w:t>
      </w:r>
      <w:r w:rsidR="005405BE">
        <w:rPr>
          <w:noProof/>
        </w:rPr>
        <w:t>1</w:t>
      </w:r>
      <w:r w:rsidR="00CF2C7B">
        <w:fldChar w:fldCharType="end"/>
      </w:r>
      <w:r w:rsidR="00172B25" w:rsidRPr="008D2941">
        <w:t xml:space="preserve">). El divisor de haz </w:t>
      </w:r>
      <w:r w:rsidRPr="008D2941">
        <w:t xml:space="preserve">divide el haz que proviene de la fuente en </w:t>
      </w:r>
      <w:r w:rsidR="00172B25" w:rsidRPr="008D2941">
        <w:t>dos</w:t>
      </w:r>
      <w:r w:rsidR="00FF73DC">
        <w:t>. Uno de los haces se toma como referencia, el otro se le llama haz de muestra porque interactúa directamente con el sistema a estudiar.</w:t>
      </w:r>
    </w:p>
    <w:p w:rsidR="003E58D0" w:rsidRPr="008D2941" w:rsidRDefault="004871A6">
      <w:r w:rsidRPr="008D2941">
        <w:t>El haz de referencia rebota en un espejo y vuelve a chocar con el divisor del haz que divide el haz nuevamente, uno que atraviesa el divisor y otro que se desvía hacia un campo donde se formará el interferograma.</w:t>
      </w:r>
    </w:p>
    <w:p w:rsidR="00172B25" w:rsidRPr="008D2941" w:rsidRDefault="004871A6">
      <w:r w:rsidRPr="008D2941">
        <w:t>Si las distancias entre el divisor de haz y los espejos son diferentes, cada haz habrá viajado longitudes distintas</w:t>
      </w:r>
      <w:r w:rsidR="00172B25" w:rsidRPr="008D2941">
        <w:t>.</w:t>
      </w:r>
    </w:p>
    <w:p w:rsidR="00172B25" w:rsidRPr="008D2941" w:rsidRDefault="00172B25" w:rsidP="00172B25">
      <w:r w:rsidRPr="008D2941">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4E1A5E" w:rsidRPr="008D2941" w:rsidRDefault="004E1A5E"/>
    <w:tbl>
      <w:tblPr>
        <w:tblW w:w="0" w:type="auto"/>
        <w:jc w:val="center"/>
        <w:tblLook w:val="04A0" w:firstRow="1" w:lastRow="0" w:firstColumn="1" w:lastColumn="0" w:noHBand="0" w:noVBand="1"/>
      </w:tblPr>
      <w:tblGrid>
        <w:gridCol w:w="9261"/>
      </w:tblGrid>
      <w:tr w:rsidR="00E17FEA" w:rsidRPr="00AF0007" w:rsidTr="00AF0007">
        <w:trPr>
          <w:trHeight w:val="3256"/>
          <w:jc w:val="center"/>
        </w:trPr>
        <w:tc>
          <w:tcPr>
            <w:tcW w:w="9261" w:type="dxa"/>
            <w:shd w:val="clear" w:color="auto" w:fill="auto"/>
            <w:vAlign w:val="center"/>
          </w:tcPr>
          <w:p w:rsidR="00CF2C7B" w:rsidRDefault="00F06290" w:rsidP="00CF2C7B">
            <w:pPr>
              <w:pStyle w:val="Imagenes"/>
            </w:pPr>
            <w:r>
              <w:rPr>
                <w:lang w:eastAsia="es-VE"/>
              </w:rPr>
              <w:lastRenderedPageBreak/>
              <w:pict>
                <v:shape id="0 Imagen" o:spid="_x0000_i1052" type="#_x0000_t75" style="width:224.85pt;height:209.9pt;visibility:visible">
                  <v:imagedata r:id="rId64" o:title=""/>
                </v:shape>
              </w:pict>
            </w:r>
          </w:p>
          <w:p w:rsidR="00E17FEA" w:rsidRPr="00AF0007" w:rsidRDefault="00CF2C7B" w:rsidP="00CF2C7B">
            <w:pPr>
              <w:pStyle w:val="Epgrafe"/>
            </w:pPr>
            <w:bookmarkStart w:id="19" w:name="_Ref316482673"/>
            <w:bookmarkStart w:id="20" w:name="_Toc316563909"/>
            <w:r>
              <w:t xml:space="preserve">Figura </w:t>
            </w:r>
            <w:fldSimple w:instr=" STYLEREF 1 \s ">
              <w:r w:rsidR="002A63D4">
                <w:rPr>
                  <w:noProof/>
                </w:rPr>
                <w:t>1</w:t>
              </w:r>
            </w:fldSimple>
            <w:r w:rsidR="002A63D4">
              <w:t>.</w:t>
            </w:r>
            <w:fldSimple w:instr=" SEQ Figura \* ARABIC \s 1 ">
              <w:r w:rsidR="002A63D4">
                <w:rPr>
                  <w:noProof/>
                </w:rPr>
                <w:t>1</w:t>
              </w:r>
            </w:fldSimple>
            <w:bookmarkEnd w:id="19"/>
            <w:r>
              <w:t xml:space="preserve">: </w:t>
            </w:r>
            <w:r w:rsidRPr="00E740C5">
              <w:t>Interferómetro de Michelson</w:t>
            </w:r>
            <w:bookmarkEnd w:id="20"/>
          </w:p>
        </w:tc>
      </w:tr>
    </w:tbl>
    <w:p w:rsidR="0080060D" w:rsidRPr="008D2941" w:rsidRDefault="003E58D0" w:rsidP="00EB6BBC">
      <w:pPr>
        <w:pStyle w:val="Ttulo3"/>
      </w:pPr>
      <w:bookmarkStart w:id="21" w:name="_Toc316133513"/>
      <w:r w:rsidRPr="008D2941">
        <w:t>Interferómetro de Mirau</w:t>
      </w:r>
      <w:bookmarkEnd w:id="21"/>
    </w:p>
    <w:p w:rsidR="00FF73DC" w:rsidRPr="008D2941" w:rsidRDefault="004E1A5E" w:rsidP="00727B63">
      <w:r w:rsidRPr="008D2941">
        <w:t xml:space="preserve">El interferómetro de Mirau es un </w:t>
      </w:r>
      <w:r w:rsidR="00FF73DC">
        <w:t xml:space="preserve">tipo de dispositivo interferencial, en donde el haz de referencia y el de muestra son </w:t>
      </w:r>
      <w:proofErr w:type="spellStart"/>
      <w:r w:rsidR="00FF73DC">
        <w:t>colineales</w:t>
      </w:r>
      <w:proofErr w:type="spellEnd"/>
      <w:r w:rsidR="00FF73DC">
        <w:t xml:space="preserve">, de tal manera que es susceptible de ser </w:t>
      </w:r>
      <w:r w:rsidRPr="008D2941">
        <w:t>ubicado dentro de un objetivo de microscopio</w:t>
      </w:r>
      <w:r w:rsidR="00FF73DC">
        <w:t xml:space="preserve">. </w:t>
      </w:r>
    </w:p>
    <w:p w:rsidR="00A76539" w:rsidRPr="0091532D" w:rsidRDefault="00CF2C7B" w:rsidP="00727B63">
      <w:pPr>
        <w:rPr>
          <w:lang w:eastAsia="es-VE"/>
        </w:rPr>
      </w:pPr>
      <w:r>
        <w:t xml:space="preserve">En la </w:t>
      </w:r>
      <w:r>
        <w:fldChar w:fldCharType="begin"/>
      </w:r>
      <w:r>
        <w:instrText xml:space="preserve"> REF _Ref316482755 \h </w:instrText>
      </w:r>
      <w:r>
        <w:fldChar w:fldCharType="separate"/>
      </w:r>
      <w:r w:rsidR="005405BE">
        <w:t xml:space="preserve">Figura </w:t>
      </w:r>
      <w:r w:rsidR="005405BE">
        <w:rPr>
          <w:noProof/>
        </w:rPr>
        <w:t>1</w:t>
      </w:r>
      <w:r w:rsidR="005405BE">
        <w:t>.</w:t>
      </w:r>
      <w:r w:rsidR="005405BE">
        <w:rPr>
          <w:noProof/>
        </w:rPr>
        <w:t>2</w:t>
      </w:r>
      <w:r>
        <w:fldChar w:fldCharType="end"/>
      </w:r>
      <w:r>
        <w:t xml:space="preserve"> se muestra un esquema de un interferómetro de Mirau. </w:t>
      </w:r>
      <w:r w:rsidR="004E1A5E" w:rsidRPr="008D2941">
        <w:t xml:space="preserve">Un haz </w:t>
      </w:r>
      <w:r w:rsidR="00A76539" w:rsidRPr="008D2941">
        <w:t>incidente</w:t>
      </w:r>
      <w:r>
        <w:t xml:space="preserve"> </w:t>
      </w:r>
      <w:r w:rsidR="00A76539" w:rsidRPr="008D2941">
        <w:t xml:space="preserve">atraviesa el </w:t>
      </w:r>
      <w:r w:rsidR="00FF73DC">
        <w:t xml:space="preserve">objetivo </w:t>
      </w:r>
      <w:r w:rsidR="004E1A5E" w:rsidRPr="008D2941">
        <w:t xml:space="preserve"> del microscopio</w:t>
      </w:r>
      <w:r>
        <w:t xml:space="preserve"> (1)</w:t>
      </w:r>
      <w:r w:rsidR="004E1A5E" w:rsidRPr="008D2941">
        <w:t xml:space="preserve">, luego pasa por un espejo semitransparente </w:t>
      </w:r>
      <w:r>
        <w:t xml:space="preserve">(2) </w:t>
      </w:r>
      <w:r w:rsidR="004E1A5E" w:rsidRPr="008D2941">
        <w:t>que funciona como un divisor de haz, un haz contin</w:t>
      </w:r>
      <w:r w:rsidR="00FF73DC">
        <w:t>ú</w:t>
      </w:r>
      <w:r w:rsidR="004E1A5E" w:rsidRPr="008D2941">
        <w:t xml:space="preserve">a su camino hacia el objeto </w:t>
      </w:r>
      <w:r w:rsidR="00A76539" w:rsidRPr="008D2941">
        <w:t xml:space="preserve">de muestra </w:t>
      </w:r>
      <w:r>
        <w:t xml:space="preserve">(7) </w:t>
      </w:r>
      <w:r w:rsidR="00A76539" w:rsidRPr="008D2941">
        <w:t>que reflecta</w:t>
      </w:r>
      <w:r>
        <w:t xml:space="preserve"> (3)</w:t>
      </w:r>
      <w:r w:rsidR="00A76539" w:rsidRPr="008D2941">
        <w:t xml:space="preserve"> y nuevamente atraviesa el espejo semitransparente hacia el lente del microscopio; el otro haz, que se puede llamar haz de referencia es el que se refleja en el espejo semitransparente</w:t>
      </w:r>
      <w:r>
        <w:t xml:space="preserve"> (5)</w:t>
      </w:r>
      <w:r w:rsidR="00A76539" w:rsidRPr="008D2941">
        <w:t xml:space="preserve"> hacia un espejo de referencia</w:t>
      </w:r>
      <w:r>
        <w:t xml:space="preserve"> (4)</w:t>
      </w:r>
      <w:r w:rsidR="00FF73DC">
        <w:t>,</w:t>
      </w:r>
      <w:r w:rsidR="00A76539" w:rsidRPr="008D2941">
        <w:t xml:space="preserve"> que lo devuelve hacia el espejo semitransparente para que vuelva a ser reflejado</w:t>
      </w:r>
      <w:r>
        <w:t xml:space="preserve"> (6)</w:t>
      </w:r>
      <w:r w:rsidR="00A76539" w:rsidRPr="008D2941">
        <w:t xml:space="preserve"> hacia el </w:t>
      </w:r>
      <w:r w:rsidR="00FF73DC">
        <w:t>objetivo</w:t>
      </w:r>
      <w:r w:rsidR="00A76539" w:rsidRPr="008D2941">
        <w:t xml:space="preserve"> del microscopio.</w:t>
      </w:r>
    </w:p>
    <w:tbl>
      <w:tblPr>
        <w:tblW w:w="0" w:type="auto"/>
        <w:jc w:val="center"/>
        <w:tblLook w:val="04A0" w:firstRow="1" w:lastRow="0" w:firstColumn="1" w:lastColumn="0" w:noHBand="0" w:noVBand="1"/>
      </w:tblPr>
      <w:tblGrid>
        <w:gridCol w:w="9261"/>
      </w:tblGrid>
      <w:tr w:rsidR="00E17FEA" w:rsidRPr="00AF0007" w:rsidTr="00AF0007">
        <w:trPr>
          <w:trHeight w:val="3787"/>
          <w:jc w:val="center"/>
        </w:trPr>
        <w:tc>
          <w:tcPr>
            <w:tcW w:w="9261" w:type="dxa"/>
            <w:shd w:val="clear" w:color="auto" w:fill="auto"/>
          </w:tcPr>
          <w:p w:rsidR="00CF2C7B" w:rsidRDefault="00F06290" w:rsidP="00CF2C7B">
            <w:pPr>
              <w:pStyle w:val="Imagenes"/>
            </w:pPr>
            <w:r>
              <w:rPr>
                <w:lang w:eastAsia="es-VE"/>
              </w:rPr>
              <w:lastRenderedPageBreak/>
              <w:pict>
                <v:shape id="_x0000_i1053" type="#_x0000_t75" style="width:215.3pt;height:241.15pt;visibility:visible">
                  <v:imagedata r:id="rId65" o:title=""/>
                </v:shape>
              </w:pict>
            </w:r>
          </w:p>
          <w:p w:rsidR="00E17FEA" w:rsidRPr="00AF0007" w:rsidRDefault="00CF2C7B" w:rsidP="00CF2C7B">
            <w:pPr>
              <w:pStyle w:val="Epgrafe"/>
            </w:pPr>
            <w:bookmarkStart w:id="22" w:name="_Ref316482755"/>
            <w:bookmarkStart w:id="23" w:name="_Toc316563910"/>
            <w:r>
              <w:t xml:space="preserve">Figura </w:t>
            </w:r>
            <w:fldSimple w:instr=" STYLEREF 1 \s ">
              <w:r w:rsidR="002A63D4">
                <w:rPr>
                  <w:noProof/>
                </w:rPr>
                <w:t>1</w:t>
              </w:r>
            </w:fldSimple>
            <w:r w:rsidR="002A63D4">
              <w:t>.</w:t>
            </w:r>
            <w:fldSimple w:instr=" SEQ Figura \* ARABIC \s 1 ">
              <w:r w:rsidR="002A63D4">
                <w:rPr>
                  <w:noProof/>
                </w:rPr>
                <w:t>2</w:t>
              </w:r>
            </w:fldSimple>
            <w:bookmarkEnd w:id="22"/>
            <w:r>
              <w:t xml:space="preserve">: </w:t>
            </w:r>
            <w:r w:rsidRPr="00F83848">
              <w:t>Esquema de interferómetro de Mirau</w:t>
            </w:r>
            <w:bookmarkEnd w:id="23"/>
          </w:p>
        </w:tc>
      </w:tr>
    </w:tbl>
    <w:p w:rsidR="0080060D" w:rsidRPr="008D2941" w:rsidRDefault="00331690" w:rsidP="00EB6BBC">
      <w:pPr>
        <w:pStyle w:val="Ttulo2"/>
      </w:pPr>
      <w:bookmarkStart w:id="24" w:name="_Toc289948775"/>
      <w:bookmarkStart w:id="25" w:name="_Toc289968997"/>
      <w:bookmarkStart w:id="26" w:name="_Toc314559929"/>
      <w:bookmarkStart w:id="27" w:name="_Toc289948776"/>
      <w:bookmarkStart w:id="28" w:name="_Toc289968998"/>
      <w:bookmarkStart w:id="29" w:name="_Toc314559930"/>
      <w:bookmarkStart w:id="30" w:name="_Toc316133514"/>
      <w:bookmarkEnd w:id="24"/>
      <w:bookmarkEnd w:id="25"/>
      <w:bookmarkEnd w:id="26"/>
      <w:bookmarkEnd w:id="27"/>
      <w:bookmarkEnd w:id="28"/>
      <w:bookmarkEnd w:id="29"/>
      <w:r w:rsidRPr="008D2941">
        <w:t>Teoría del Color</w:t>
      </w:r>
      <w:bookmarkEnd w:id="30"/>
    </w:p>
    <w:p w:rsidR="0080060D" w:rsidRPr="008D2941" w:rsidRDefault="00926E4E" w:rsidP="00EB6BBC">
      <w:r w:rsidRPr="008D2941">
        <w:t>El sistema visual humano</w:t>
      </w:r>
      <w:r w:rsidR="008035CB" w:rsidRPr="008D2941">
        <w:t xml:space="preserve"> (HVS)</w:t>
      </w:r>
      <w:r w:rsidRPr="008D2941">
        <w:t xml:space="preserve"> es </w:t>
      </w:r>
      <w:r w:rsidR="00FF73DC">
        <w:t>sensible a u</w:t>
      </w:r>
      <w:r w:rsidRPr="008D2941">
        <w:t xml:space="preserve">na parte del espectro electromagnético, aproximadamente entre </w:t>
      </w:r>
      <w:r w:rsidR="008D2941" w:rsidRPr="0091532D">
        <w:rPr>
          <w:position w:val="-6"/>
        </w:rPr>
        <w:object w:dxaOrig="720" w:dyaOrig="279">
          <v:shape id="_x0000_i1054" type="#_x0000_t75" style="width:36pt;height:14.25pt" o:ole="">
            <v:imagedata r:id="rId66" o:title=""/>
          </v:shape>
          <o:OLEObject Type="Embed" ProgID="Equation.DSMT4" ShapeID="_x0000_i1054" DrawAspect="Content" ObjectID="_1391606716" r:id="rId67"/>
        </w:object>
      </w:r>
      <w:r w:rsidR="008D2941" w:rsidRPr="008D2941">
        <w:t xml:space="preserve"> </w:t>
      </w:r>
      <w:r w:rsidRPr="008D2941">
        <w:t xml:space="preserve">y </w:t>
      </w:r>
      <w:r w:rsidR="008D2941" w:rsidRPr="0091532D">
        <w:rPr>
          <w:position w:val="-6"/>
        </w:rPr>
        <w:object w:dxaOrig="720" w:dyaOrig="279">
          <v:shape id="_x0000_i1055" type="#_x0000_t75" style="width:36pt;height:14.25pt" o:ole="">
            <v:imagedata r:id="rId68" o:title=""/>
          </v:shape>
          <o:OLEObject Type="Embed" ProgID="Equation.DSMT4" ShapeID="_x0000_i1055" DrawAspect="Content" ObjectID="_1391606717" r:id="rId69"/>
        </w:object>
      </w:r>
      <w:r w:rsidR="00FF73DC">
        <w:rPr>
          <w:position w:val="-6"/>
        </w:rPr>
        <w:t>;</w:t>
      </w:r>
      <w:r w:rsidR="00FF73DC">
        <w:t xml:space="preserve"> </w:t>
      </w:r>
      <w:r w:rsidR="00CB3349" w:rsidRPr="008D2941">
        <w:t xml:space="preserve">como no es posible ver cada </w:t>
      </w:r>
      <w:r w:rsidR="00FF73DC">
        <w:t>“color” por separado</w:t>
      </w:r>
      <w:r w:rsidR="00CB3349" w:rsidRPr="008D2941">
        <w:t xml:space="preserve">, el ser humano tiende a </w:t>
      </w:r>
      <w:r w:rsidR="00FF73DC">
        <w:t>zonas espectrales en</w:t>
      </w:r>
      <w:r w:rsidR="00CB3349" w:rsidRPr="008D2941">
        <w:t xml:space="preserve"> colores.</w:t>
      </w:r>
    </w:p>
    <w:p w:rsidR="0080060D" w:rsidRPr="008D2941" w:rsidRDefault="0031309C" w:rsidP="00EB6BBC">
      <w:r w:rsidRPr="008D2941">
        <w:t>Los espacios de color son una notación que se utiliza para especificar los colores. Los espacios de colores se pueden dividir en los siguientes tipos</w:t>
      </w:r>
      <w:r w:rsidR="003D0AE3"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EE6000" w:rsidRPr="0091532D">
          <w:t>3</w:t>
        </w:r>
      </w:hyperlink>
      <w:r w:rsidR="008A1939" w:rsidRPr="0091532D">
        <w:t>]</w:t>
      </w:r>
      <w:r w:rsidR="007F7092" w:rsidRPr="008D2941">
        <w:fldChar w:fldCharType="end"/>
      </w:r>
      <w:r w:rsidRPr="008D2941">
        <w:t>:</w:t>
      </w:r>
    </w:p>
    <w:p w:rsidR="0080060D" w:rsidRPr="008D2941" w:rsidRDefault="007F7092" w:rsidP="00EB6BBC">
      <w:pPr>
        <w:pStyle w:val="Prrafodelista"/>
        <w:numPr>
          <w:ilvl w:val="0"/>
          <w:numId w:val="46"/>
        </w:numPr>
      </w:pPr>
      <w:r w:rsidRPr="008D2941">
        <w:rPr>
          <w:b/>
        </w:rPr>
        <w:t>Espacios basados en HVS:</w:t>
      </w:r>
      <w:r w:rsidR="0031309C" w:rsidRPr="008D2941">
        <w:t xml:space="preserve"> son los espacios que se basan en las propiedades del HVS, entre estos está el espacio de colores RGB, HS</w:t>
      </w:r>
      <w:r w:rsidR="00C235F7" w:rsidRPr="008D2941">
        <w:t>I</w:t>
      </w:r>
      <w:r w:rsidR="0031309C" w:rsidRPr="008D2941">
        <w:t>, HS</w:t>
      </w:r>
      <w:r w:rsidR="00C235F7" w:rsidRPr="008D2941">
        <w:t>V</w:t>
      </w:r>
      <w:r w:rsidR="0031309C" w:rsidRPr="008D2941">
        <w:t>, entre otros.</w:t>
      </w:r>
    </w:p>
    <w:p w:rsidR="0080060D" w:rsidRPr="008D2941" w:rsidRDefault="007F7092" w:rsidP="00EB6BBC">
      <w:pPr>
        <w:pStyle w:val="Prrafodelista"/>
        <w:numPr>
          <w:ilvl w:val="0"/>
          <w:numId w:val="46"/>
        </w:numPr>
      </w:pPr>
      <w:r w:rsidRPr="008D2941">
        <w:rPr>
          <w:b/>
        </w:rPr>
        <w:t>Espacios específicos de aplicaciones:</w:t>
      </w:r>
      <w:r w:rsidR="0031309C" w:rsidRPr="008D2941">
        <w:t xml:space="preserve"> son los desarrollados o adoptados para aplicaciones como la televisión, los sistemas fotográficos y los sistemas de impresión. E</w:t>
      </w:r>
      <w:r w:rsidR="003D0AE3" w:rsidRPr="008D2941">
        <w:t>ntre estos se encuentran e</w:t>
      </w:r>
      <w:r w:rsidR="0031309C" w:rsidRPr="008D2941">
        <w:t xml:space="preserve">l espacio </w:t>
      </w:r>
      <w:proofErr w:type="gramStart"/>
      <w:r w:rsidR="0031309C" w:rsidRPr="008D2941">
        <w:t>CMY(</w:t>
      </w:r>
      <w:proofErr w:type="gramEnd"/>
      <w:r w:rsidR="0031309C" w:rsidRPr="008D2941">
        <w:t>K), el K</w:t>
      </w:r>
      <w:r w:rsidR="003D0AE3" w:rsidRPr="008D2941">
        <w:t xml:space="preserve">odak Photo YCC, el YUV, YIQ, </w:t>
      </w:r>
      <w:commentRangeStart w:id="31"/>
      <w:r w:rsidR="008D2941" w:rsidRPr="008D2941">
        <w:t>etc</w:t>
      </w:r>
      <w:commentRangeEnd w:id="31"/>
      <w:r w:rsidR="00FF73DC">
        <w:rPr>
          <w:rStyle w:val="Refdecomentario"/>
        </w:rPr>
        <w:commentReference w:id="31"/>
      </w:r>
      <w:r w:rsidR="008D2941" w:rsidRPr="008D2941">
        <w:t>.</w:t>
      </w:r>
    </w:p>
    <w:p w:rsidR="0080060D" w:rsidRPr="008D2941" w:rsidRDefault="007F7092" w:rsidP="00EB6BBC">
      <w:pPr>
        <w:pStyle w:val="Prrafodelista"/>
        <w:numPr>
          <w:ilvl w:val="0"/>
          <w:numId w:val="46"/>
        </w:numPr>
      </w:pPr>
      <w:r w:rsidRPr="008D2941">
        <w:rPr>
          <w:b/>
        </w:rPr>
        <w:t>Espacios de colores CIE:</w:t>
      </w:r>
      <w:r w:rsidR="003D0AE3" w:rsidRPr="008D2941">
        <w:t xml:space="preserve"> Son espacios propuestos por la Comisión Internacional en Iluminación (CIE por sus siglas en francés) y tienen propiedades que los hacen independientes a los dispositivos. Entre estos están el CIE XYZ, Lab y </w:t>
      </w:r>
      <w:commentRangeStart w:id="32"/>
      <w:r w:rsidR="003D0AE3" w:rsidRPr="008D2941">
        <w:t>Luv</w:t>
      </w:r>
      <w:commentRangeEnd w:id="32"/>
      <w:r w:rsidR="00BC7569">
        <w:rPr>
          <w:rStyle w:val="Refdecomentario"/>
        </w:rPr>
        <w:commentReference w:id="32"/>
      </w:r>
      <w:r w:rsidR="003D0AE3" w:rsidRPr="008D2941">
        <w:t>.</w:t>
      </w:r>
    </w:p>
    <w:p w:rsidR="000735E9" w:rsidRPr="008D2941" w:rsidRDefault="003D0AE3">
      <w:pPr>
        <w:pStyle w:val="Ttulo3"/>
      </w:pPr>
      <w:bookmarkStart w:id="33" w:name="_Toc316133515"/>
      <w:r w:rsidRPr="008D2941">
        <w:lastRenderedPageBreak/>
        <w:t>Espacio de color RGB</w:t>
      </w:r>
      <w:bookmarkEnd w:id="33"/>
    </w:p>
    <w:p w:rsidR="0080060D" w:rsidRPr="008D2941" w:rsidRDefault="003D0AE3" w:rsidP="00EB6BBC">
      <w:r w:rsidRPr="008D2941">
        <w:t xml:space="preserve">La idea se basa en </w:t>
      </w:r>
      <w:r w:rsidR="00BC7569">
        <w:t>representar</w:t>
      </w:r>
      <w:r w:rsidRPr="008D2941">
        <w:t xml:space="preserve"> el espectro visible de forma que simule el método de recepción del ojo humano</w:t>
      </w:r>
      <w:r w:rsidR="00BC7569">
        <w:t>,</w:t>
      </w:r>
      <w:r w:rsidRPr="008D2941">
        <w:t xml:space="preserve"> de modo que se posea toda la información necesaria para almacenar, procesar y </w:t>
      </w:r>
      <w:r w:rsidR="00BC7569">
        <w:t>generar un espectro equivalente</w:t>
      </w:r>
      <w:r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EE6000" w:rsidRPr="0091532D">
          <w:t>3</w:t>
        </w:r>
      </w:hyperlink>
      <w:r w:rsidR="008A1939" w:rsidRPr="0091532D">
        <w:t>]</w:t>
      </w:r>
      <w:r w:rsidR="007F7092" w:rsidRPr="008D2941">
        <w:fldChar w:fldCharType="end"/>
      </w:r>
      <w:r w:rsidR="00BC7569">
        <w:t>.</w:t>
      </w:r>
      <w:r w:rsidRPr="008D2941">
        <w:t xml:space="preserve"> </w:t>
      </w:r>
    </w:p>
    <w:p w:rsidR="0080060D" w:rsidRPr="008D2941" w:rsidRDefault="00755834" w:rsidP="00EB6BBC">
      <w:r w:rsidRPr="008D2941">
        <w:t>Según la teoría tric</w:t>
      </w:r>
      <w:r w:rsidR="003D0AE3" w:rsidRPr="008D2941">
        <w:t>romática</w:t>
      </w:r>
      <w:r w:rsidR="003E2B5B" w:rsidRPr="008D2941">
        <w:t xml:space="preserve"> propuesta por Thomas Young y Hermann von Helmholtz en 1802</w:t>
      </w:r>
      <w:r w:rsidR="00BC7569">
        <w:t>, se</w:t>
      </w:r>
      <w:r w:rsidR="003E2B5B" w:rsidRPr="008D2941">
        <w:t xml:space="preserve"> postula que</w:t>
      </w:r>
      <w:r w:rsidR="003D0AE3" w:rsidRPr="008D2941">
        <w:t xml:space="preserve"> existen tres tipos de</w:t>
      </w:r>
      <w:r w:rsidR="003E2B5B" w:rsidRPr="008D2941">
        <w:t xml:space="preserve"> células </w:t>
      </w:r>
      <w:r w:rsidR="003D0AE3" w:rsidRPr="008D2941">
        <w:t>foto</w:t>
      </w:r>
      <w:r w:rsidR="00F86F56" w:rsidRPr="008D2941">
        <w:t>-</w:t>
      </w:r>
      <w:r w:rsidR="003D0AE3" w:rsidRPr="008D2941">
        <w:t>detector</w:t>
      </w:r>
      <w:r w:rsidR="003E2B5B" w:rsidRPr="008D2941">
        <w:t xml:space="preserve">as en el ojo humano, </w:t>
      </w:r>
      <w:r w:rsidR="003D0AE3" w:rsidRPr="008D2941">
        <w:t>sensibles aproximadamente al rojo, verde y azul, de hecho hay tres tip</w:t>
      </w:r>
      <w:r w:rsidR="00BC7569">
        <w:t xml:space="preserve">os de conos en el ojo, L, M y S, </w:t>
      </w:r>
      <w:r w:rsidR="003D0AE3" w:rsidRPr="008D2941">
        <w:t>cada uno responde a una part</w:t>
      </w:r>
      <w:r w:rsidR="003E2B5B" w:rsidRPr="008D2941">
        <w:t>e del espectro</w:t>
      </w:r>
      <w:r w:rsidR="00BC7569">
        <w:t>:</w:t>
      </w:r>
      <w:r w:rsidR="003E2B5B" w:rsidRPr="008D2941">
        <w:t xml:space="preserve"> el cono L responde a las longitudes de onda </w:t>
      </w:r>
      <w:r w:rsidR="00F86F56" w:rsidRPr="008D2941">
        <w:t>más</w:t>
      </w:r>
      <w:r w:rsidR="003E2B5B" w:rsidRPr="008D2941">
        <w:t xml:space="preserve"> largas (Long), el M responde a las longitudes de onda medias (Medium) y el S responde a las longitudes de onda corta (Short)</w:t>
      </w:r>
      <w:r w:rsidR="00B372A5" w:rsidRPr="008D2941">
        <w:t xml:space="preserve"> </w:t>
      </w:r>
      <w:r w:rsidR="007F7092" w:rsidRPr="008D2941">
        <w:fldChar w:fldCharType="begin"/>
      </w:r>
      <w:r w:rsidR="008A1939" w:rsidRPr="008D2941">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007F7092" w:rsidRPr="008D2941">
        <w:fldChar w:fldCharType="separate"/>
      </w:r>
      <w:r w:rsidR="008A1939" w:rsidRPr="0091532D">
        <w:t>[</w:t>
      </w:r>
      <w:hyperlink w:anchor="_ENREF_4" w:tooltip="Svaetichin, 1956 #20" w:history="1">
        <w:r w:rsidR="00EE6000" w:rsidRPr="0091532D">
          <w:t>4</w:t>
        </w:r>
      </w:hyperlink>
      <w:r w:rsidR="008A1939" w:rsidRPr="0091532D">
        <w:t>]</w:t>
      </w:r>
      <w:r w:rsidR="007F7092" w:rsidRPr="008D2941">
        <w:fldChar w:fldCharType="end"/>
      </w:r>
    </w:p>
    <w:p w:rsidR="0080060D" w:rsidRPr="008D2941" w:rsidRDefault="000735E9" w:rsidP="00EB6BBC">
      <w:r w:rsidRPr="008D2941">
        <w:t xml:space="preserve">La mayoría de los dispositivos que capturan imágenes tienen sensores RGB que funcionan de una forma similar a los conos L, M y S. El color es descrito en tres componentes, rojo (R), verde (G)  y azul (B). Cada </w:t>
      </w:r>
      <w:r w:rsidR="00BC7569">
        <w:t xml:space="preserve">una de estas </w:t>
      </w:r>
      <w:r w:rsidRPr="008D2941">
        <w:t>componente</w:t>
      </w:r>
      <w:r w:rsidR="00BC7569">
        <w:t>s</w:t>
      </w:r>
      <w:r w:rsidRPr="008D2941">
        <w:t xml:space="preserve"> viene dada por: </w:t>
      </w:r>
    </w:p>
    <w:p w:rsidR="0080060D" w:rsidRPr="0091532D" w:rsidRDefault="000735E9" w:rsidP="00EB6BBC">
      <w:pPr>
        <w:pStyle w:val="MTDisplayEquation"/>
        <w:rPr>
          <w:lang w:val="es-VE"/>
        </w:rPr>
      </w:pPr>
      <w:r w:rsidRPr="0091532D">
        <w:rPr>
          <w:lang w:val="es-VE"/>
        </w:rPr>
        <w:tab/>
      </w:r>
      <w:r w:rsidRPr="0091532D">
        <w:rPr>
          <w:position w:val="-72"/>
          <w:lang w:val="es-VE"/>
        </w:rPr>
        <w:object w:dxaOrig="2420" w:dyaOrig="1600">
          <v:shape id="_x0000_i1056" type="#_x0000_t75" style="width:120.9pt;height:80.15pt" o:ole="">
            <v:imagedata r:id="rId71" o:title=""/>
          </v:shape>
          <o:OLEObject Type="Embed" ProgID="Equation.DSMT4" ShapeID="_x0000_i1056" DrawAspect="Content" ObjectID="_1391606718" r:id="rId72"/>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8</w:instrText>
      </w:r>
      <w:r w:rsidR="00CF2C7B">
        <w:rPr>
          <w:lang w:val="es-VE"/>
        </w:rPr>
        <w:fldChar w:fldCharType="end"/>
      </w:r>
      <w:r w:rsidR="00CF2C7B">
        <w:rPr>
          <w:lang w:val="es-VE"/>
        </w:rPr>
        <w:instrText>)</w:instrText>
      </w:r>
      <w:r w:rsidR="00CF2C7B">
        <w:rPr>
          <w:lang w:val="es-VE"/>
        </w:rPr>
        <w:fldChar w:fldCharType="end"/>
      </w:r>
    </w:p>
    <w:p w:rsidR="0080060D" w:rsidRPr="0091532D" w:rsidRDefault="00BD042F" w:rsidP="00EB6BBC">
      <w:r w:rsidRPr="0091532D">
        <w:t xml:space="preserve">Donde </w:t>
      </w:r>
      <w:r w:rsidRPr="0091532D">
        <w:rPr>
          <w:position w:val="-14"/>
        </w:rPr>
        <w:object w:dxaOrig="580" w:dyaOrig="400">
          <v:shape id="_x0000_i1057" type="#_x0000_t75" style="width:29.2pt;height:20.4pt" o:ole="">
            <v:imagedata r:id="rId73" o:title=""/>
          </v:shape>
          <o:OLEObject Type="Embed" ProgID="Equation.DSMT4" ShapeID="_x0000_i1057" DrawAspect="Content" ObjectID="_1391606719" r:id="rId74"/>
        </w:object>
      </w:r>
      <w:r w:rsidRPr="0091532D">
        <w:t xml:space="preserve"> es el espectro de la luz</w:t>
      </w:r>
      <w:r w:rsidR="00343A63" w:rsidRPr="0091532D">
        <w:t xml:space="preserve">. </w:t>
      </w:r>
      <w:r w:rsidRPr="0091532D">
        <w:rPr>
          <w:position w:val="-14"/>
        </w:rPr>
        <w:object w:dxaOrig="600" w:dyaOrig="400">
          <v:shape id="_x0000_i1058" type="#_x0000_t75" style="width:29.9pt;height:20.4pt" o:ole="">
            <v:imagedata r:id="rId75" o:title=""/>
          </v:shape>
          <o:OLEObject Type="Embed" ProgID="Equation.DSMT4" ShapeID="_x0000_i1058" DrawAspect="Content" ObjectID="_1391606720" r:id="rId76"/>
        </w:object>
      </w:r>
      <w:r w:rsidRPr="0091532D">
        <w:t xml:space="preserve">, </w:t>
      </w:r>
      <w:r w:rsidRPr="0091532D">
        <w:rPr>
          <w:position w:val="-14"/>
        </w:rPr>
        <w:object w:dxaOrig="620" w:dyaOrig="400">
          <v:shape id="_x0000_i1059" type="#_x0000_t75" style="width:30.55pt;height:20.4pt" o:ole="">
            <v:imagedata r:id="rId77" o:title=""/>
          </v:shape>
          <o:OLEObject Type="Embed" ProgID="Equation.DSMT4" ShapeID="_x0000_i1059" DrawAspect="Content" ObjectID="_1391606721" r:id="rId78"/>
        </w:object>
      </w:r>
      <w:r w:rsidRPr="0091532D">
        <w:t xml:space="preserve"> y </w:t>
      </w:r>
      <w:r w:rsidRPr="0091532D">
        <w:rPr>
          <w:position w:val="-14"/>
        </w:rPr>
        <w:object w:dxaOrig="600" w:dyaOrig="400">
          <v:shape id="_x0000_i1060" type="#_x0000_t75" style="width:29.9pt;height:20.4pt" o:ole="">
            <v:imagedata r:id="rId79" o:title=""/>
          </v:shape>
          <o:OLEObject Type="Embed" ProgID="Equation.DSMT4" ShapeID="_x0000_i1060" DrawAspect="Content" ObjectID="_1391606722" r:id="rId80"/>
        </w:object>
      </w:r>
      <w:r w:rsidR="00343A63" w:rsidRPr="0091532D">
        <w:t>son las funciones de sensibilidad de los sensores R, G y B</w:t>
      </w:r>
      <w:r w:rsidR="00BC7569">
        <w:t xml:space="preserve"> respectivamente</w:t>
      </w:r>
      <w:r w:rsidR="00343A63" w:rsidRPr="0091532D">
        <w:t xml:space="preserve">. </w:t>
      </w:r>
    </w:p>
    <w:p w:rsidR="0080060D" w:rsidRPr="0091532D" w:rsidRDefault="00343A63" w:rsidP="00EB6BBC">
      <w:r w:rsidRPr="0091532D">
        <w:t>El uso del espacio de colores RGB permite una transformación del espectro a un vector tridimensional que puede ser utilizado para dispositivos de pantallas o impresiones.</w:t>
      </w:r>
    </w:p>
    <w:p w:rsidR="005C13E7" w:rsidRPr="0091532D" w:rsidRDefault="00AA4836">
      <w:pPr>
        <w:pStyle w:val="Ttulo3"/>
      </w:pPr>
      <w:bookmarkStart w:id="34" w:name="_Toc316133516"/>
      <w:r w:rsidRPr="0091532D">
        <w:t xml:space="preserve">Espacio de color </w:t>
      </w:r>
      <w:r w:rsidR="00243CA4" w:rsidRPr="0091532D">
        <w:t>HSL</w:t>
      </w:r>
      <w:bookmarkEnd w:id="34"/>
    </w:p>
    <w:p w:rsidR="0080060D" w:rsidRPr="0091532D" w:rsidRDefault="00AA4836" w:rsidP="00EB6BBC">
      <w:r w:rsidRPr="0091532D">
        <w:t>El espacio de color HS</w:t>
      </w:r>
      <w:r w:rsidR="00755834" w:rsidRPr="0091532D">
        <w:t>L</w:t>
      </w:r>
      <w:r w:rsidRPr="0091532D">
        <w:t xml:space="preserve"> (Hue – Saturation – </w:t>
      </w:r>
      <w:r w:rsidR="00243CA4" w:rsidRPr="0091532D">
        <w:t>Lightness</w:t>
      </w:r>
      <w:r w:rsidRPr="0091532D">
        <w:t xml:space="preserve">) es una </w:t>
      </w:r>
      <w:r w:rsidR="00243CA4" w:rsidRPr="0091532D">
        <w:t xml:space="preserve">transformación de coordenadas del sistema RGB. </w:t>
      </w:r>
    </w:p>
    <w:p w:rsidR="0080060D" w:rsidRPr="0091532D" w:rsidRDefault="00E33F8C" w:rsidP="00EB6BBC">
      <w:r w:rsidRPr="0091532D">
        <w:lastRenderedPageBreak/>
        <w:t xml:space="preserve">Este espacio de color trata de </w:t>
      </w:r>
      <w:r w:rsidR="00BC7569">
        <w:t>organizar los colores de</w:t>
      </w:r>
      <w:r w:rsidRPr="0091532D">
        <w:t xml:space="preserve"> una forma similar a</w:t>
      </w:r>
      <w:r w:rsidR="00BC7569">
        <w:t>l</w:t>
      </w:r>
      <w:r w:rsidRPr="0091532D">
        <w:t xml:space="preserve"> cerebro humano </w:t>
      </w:r>
      <w:r w:rsidR="007F7092" w:rsidRPr="0091532D">
        <w:fldChar w:fldCharType="begin"/>
      </w:r>
      <w:r w:rsidR="008A1939" w:rsidRPr="0091532D">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EE6000" w:rsidRPr="0091532D">
          <w:t>3</w:t>
        </w:r>
      </w:hyperlink>
      <w:r w:rsidR="008A1939" w:rsidRPr="0091532D">
        <w:t>]</w:t>
      </w:r>
      <w:r w:rsidR="007F7092" w:rsidRPr="0091532D">
        <w:fldChar w:fldCharType="end"/>
      </w:r>
      <w:r w:rsidRPr="0091532D">
        <w:t>. Esta organización se hace en base a 3 parámetros:</w:t>
      </w:r>
    </w:p>
    <w:p w:rsidR="0080060D" w:rsidRPr="0091532D" w:rsidRDefault="00E33F8C" w:rsidP="00EB6BBC">
      <w:pPr>
        <w:pStyle w:val="Prrafodelista"/>
        <w:numPr>
          <w:ilvl w:val="0"/>
          <w:numId w:val="47"/>
        </w:numPr>
      </w:pPr>
      <w:r w:rsidRPr="0091532D">
        <w:t>Matiz (Hue)</w:t>
      </w:r>
      <w:r w:rsidR="00C235F7" w:rsidRPr="0091532D">
        <w:t>:</w:t>
      </w:r>
      <w:r w:rsidRPr="0091532D">
        <w:t xml:space="preserve"> es lo que dice que color </w:t>
      </w:r>
      <w:r w:rsidR="00C235F7" w:rsidRPr="0091532D">
        <w:t>es, rojo, verde, amarillo, azul, etc…</w:t>
      </w:r>
    </w:p>
    <w:p w:rsidR="0080060D" w:rsidRPr="0091532D" w:rsidRDefault="007F7092" w:rsidP="00EB6BBC">
      <w:pPr>
        <w:pStyle w:val="Prrafodelista"/>
        <w:numPr>
          <w:ilvl w:val="0"/>
          <w:numId w:val="47"/>
        </w:numPr>
      </w:pPr>
      <w:r w:rsidRPr="0091532D">
        <w:t>Saturación: es un nivel de pureza del color, un color muy saturado es un color puro y vivido, tiene un espectro muy fino, mientras que un color no saturado tiene mucho blanco agregado.</w:t>
      </w:r>
    </w:p>
    <w:p w:rsidR="00CF2C7B" w:rsidRDefault="00243CA4" w:rsidP="00CF2C7B">
      <w:pPr>
        <w:pStyle w:val="Prrafodelista"/>
        <w:numPr>
          <w:ilvl w:val="0"/>
          <w:numId w:val="47"/>
        </w:numPr>
      </w:pPr>
      <w:r w:rsidRPr="0091532D">
        <w:t>Luminancia (Lightness): es el nivel de brillo del color.</w:t>
      </w:r>
      <w:r w:rsidR="007F7092" w:rsidRPr="0091532D">
        <w:t xml:space="preserve"> </w:t>
      </w:r>
    </w:p>
    <w:p w:rsidR="00CF2C7B" w:rsidRPr="0091532D" w:rsidRDefault="00CF2C7B" w:rsidP="00CF2C7B">
      <w:r>
        <w:t xml:space="preserve">En la </w:t>
      </w:r>
      <w:r>
        <w:fldChar w:fldCharType="begin"/>
      </w:r>
      <w:r>
        <w:instrText xml:space="preserve"> REF _Ref316482950 \h </w:instrText>
      </w:r>
      <w:r>
        <w:fldChar w:fldCharType="separate"/>
      </w:r>
      <w:r w:rsidR="005405BE">
        <w:t xml:space="preserve">Figura </w:t>
      </w:r>
      <w:r w:rsidR="005405BE">
        <w:rPr>
          <w:noProof/>
        </w:rPr>
        <w:t>1</w:t>
      </w:r>
      <w:r w:rsidR="005405BE">
        <w:t>.</w:t>
      </w:r>
      <w:r w:rsidR="005405BE">
        <w:rPr>
          <w:noProof/>
        </w:rPr>
        <w:t>3</w:t>
      </w:r>
      <w:r>
        <w:fldChar w:fldCharType="end"/>
      </w:r>
      <w:r>
        <w:t xml:space="preserve"> se puede observar un cilindro donde se observa como varían los colores de acuerdo a cada uno de estos parámetros.</w:t>
      </w:r>
    </w:p>
    <w:tbl>
      <w:tblPr>
        <w:tblW w:w="0" w:type="auto"/>
        <w:tblInd w:w="397" w:type="dxa"/>
        <w:tblLook w:val="04A0" w:firstRow="1" w:lastRow="0" w:firstColumn="1" w:lastColumn="0" w:noHBand="0" w:noVBand="1"/>
      </w:tblPr>
      <w:tblGrid>
        <w:gridCol w:w="8940"/>
      </w:tblGrid>
      <w:tr w:rsidR="001370C0" w:rsidRPr="00AF0007" w:rsidTr="00AF0007">
        <w:tc>
          <w:tcPr>
            <w:tcW w:w="8940" w:type="dxa"/>
            <w:shd w:val="clear" w:color="auto" w:fill="auto"/>
          </w:tcPr>
          <w:p w:rsidR="00CF2C7B" w:rsidRDefault="00F06290" w:rsidP="00CF2C7B">
            <w:pPr>
              <w:pStyle w:val="Imagenes"/>
            </w:pPr>
            <w:r>
              <w:rPr>
                <w:lang w:eastAsia="es-VE"/>
              </w:rPr>
              <w:pict>
                <v:shape id="_x0000_i1061" type="#_x0000_t75" alt="Descripción: HSL_color_solid_cylinder-licensed.png" style="width:292.1pt;height:219.4pt;visibility:visible" o:bordertopcolor="black" o:borderleftcolor="black" o:borderbottomcolor="black" o:borderrightcolor="black">
                  <v:imagedata r:id="rId81" o:title="HSL_color_solid_cylinder-licensed"/>
                  <w10:bordertop type="single" width="8"/>
                  <w10:borderleft type="single" width="8"/>
                  <w10:borderbottom type="single" width="8"/>
                  <w10:borderright type="single" width="8"/>
                </v:shape>
              </w:pict>
            </w:r>
          </w:p>
          <w:p w:rsidR="0080060D" w:rsidRPr="00AF0007" w:rsidRDefault="00CF2C7B" w:rsidP="00CF2C7B">
            <w:pPr>
              <w:pStyle w:val="Epgrafe"/>
            </w:pPr>
            <w:bookmarkStart w:id="35" w:name="_Ref316482950"/>
            <w:bookmarkStart w:id="36" w:name="_Toc316563911"/>
            <w:r>
              <w:t xml:space="preserve">Figura </w:t>
            </w:r>
            <w:fldSimple w:instr=" STYLEREF 1 \s ">
              <w:r w:rsidR="002A63D4">
                <w:rPr>
                  <w:noProof/>
                </w:rPr>
                <w:t>1</w:t>
              </w:r>
            </w:fldSimple>
            <w:r w:rsidR="002A63D4">
              <w:t>.</w:t>
            </w:r>
            <w:fldSimple w:instr=" SEQ Figura \* ARABIC \s 1 ">
              <w:r w:rsidR="002A63D4">
                <w:rPr>
                  <w:noProof/>
                </w:rPr>
                <w:t>3</w:t>
              </w:r>
            </w:fldSimple>
            <w:bookmarkEnd w:id="35"/>
            <w:r>
              <w:t xml:space="preserve">: </w:t>
            </w:r>
            <w:r w:rsidRPr="006A1023">
              <w:t>Espacio de color HSL</w:t>
            </w:r>
            <w:bookmarkEnd w:id="36"/>
          </w:p>
        </w:tc>
      </w:tr>
    </w:tbl>
    <w:p w:rsidR="0080060D" w:rsidRPr="0091532D" w:rsidRDefault="00755834" w:rsidP="00EB6BBC">
      <w:pPr>
        <w:pStyle w:val="Ttulo2"/>
      </w:pPr>
      <w:bookmarkStart w:id="37" w:name="_Toc316133517"/>
      <w:r w:rsidRPr="0091532D">
        <w:t xml:space="preserve">Dispositivos </w:t>
      </w:r>
      <w:r w:rsidR="006967DF" w:rsidRPr="0091532D">
        <w:t xml:space="preserve">digitales </w:t>
      </w:r>
      <w:r w:rsidRPr="0091532D">
        <w:t>de</w:t>
      </w:r>
      <w:r w:rsidR="008A1939" w:rsidRPr="0091532D">
        <w:t xml:space="preserve"> detección de i</w:t>
      </w:r>
      <w:r w:rsidR="003E58D0" w:rsidRPr="0091532D">
        <w:t>mágenes</w:t>
      </w:r>
      <w:bookmarkEnd w:id="37"/>
    </w:p>
    <w:p w:rsidR="0080060D" w:rsidRPr="0091532D" w:rsidRDefault="00364DFE" w:rsidP="00EB6BBC">
      <w:r w:rsidRPr="0091532D">
        <w:t>Los dispositivos digitales de detección de imágenes se basan en convertir los fotones incidentes en cargas eléctricas</w:t>
      </w:r>
      <w:r w:rsidR="00BC7569">
        <w:t>;</w:t>
      </w:r>
      <w:r w:rsidRPr="0091532D">
        <w:t xml:space="preserve"> existen diversos dispositivos que realizan esta tarea, estos dispositivos son llamados </w:t>
      </w:r>
      <w:r w:rsidR="008D2941" w:rsidRPr="0091532D">
        <w:t>foto-detectores</w:t>
      </w:r>
      <w:r w:rsidRPr="0091532D">
        <w:t>.</w:t>
      </w:r>
    </w:p>
    <w:p w:rsidR="0080060D" w:rsidRPr="0091532D" w:rsidRDefault="008D2941" w:rsidP="00EB6BBC">
      <w:r w:rsidRPr="0091532D">
        <w:t>Entre los foto-detectores mas utilizados se encuentran los que están construidos a base de silicio, los mas populares son los fotodiodos, fot</w:t>
      </w:r>
      <w:r w:rsidR="00BC7569">
        <w:t>otransistores y foto-compuertas. L</w:t>
      </w:r>
      <w:r w:rsidRPr="0091532D">
        <w:t xml:space="preserve">a operación </w:t>
      </w:r>
      <w:r w:rsidRPr="0091532D">
        <w:lastRenderedPageBreak/>
        <w:t xml:space="preserve">básica de los foto-detectores se basa en: (a) generación de pares electrón-hueco debido a la luz incidente; (b) separación y recolección de los electrones y huecos; y (c) producción de señales </w:t>
      </w:r>
      <w:r w:rsidR="00BC7569">
        <w:t xml:space="preserve">electrónicas </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00EE6000" w:rsidRPr="0091532D">
          <w:t>5</w:t>
        </w:r>
      </w:hyperlink>
      <w:r w:rsidRPr="0091532D">
        <w:t>]</w:t>
      </w:r>
      <w:r w:rsidRPr="0091532D">
        <w:fldChar w:fldCharType="end"/>
      </w:r>
      <w:r w:rsidR="00BC7569">
        <w:t>.</w:t>
      </w:r>
    </w:p>
    <w:p w:rsidR="00D76767" w:rsidRPr="0091532D" w:rsidRDefault="00D76767" w:rsidP="00D76767">
      <w:r w:rsidRPr="0091532D">
        <w:t>Cuando la luz incide sobre un semiconductor, parte de la potencia</w:t>
      </w:r>
      <w:r w:rsidR="00BC7569">
        <w:t xml:space="preserve"> luminosa </w:t>
      </w:r>
      <w:r w:rsidR="004D2937" w:rsidRPr="0091532D">
        <w:t xml:space="preserve">incidente es reflejada y otra parte </w:t>
      </w:r>
      <w:r w:rsidR="00BC7569">
        <w:t>es absorbida por el</w:t>
      </w:r>
      <w:r w:rsidR="004D2937" w:rsidRPr="0091532D">
        <w:t xml:space="preserve"> material. La potencia óptica que viaja a través de un semiconductor decae exponencialmente de la forma:</w:t>
      </w:r>
    </w:p>
    <w:p w:rsidR="0080060D" w:rsidRPr="0091532D" w:rsidRDefault="004D2937" w:rsidP="00EB6BBC">
      <w:pPr>
        <w:pStyle w:val="MTDisplayEquation"/>
        <w:rPr>
          <w:lang w:val="es-VE"/>
        </w:rPr>
      </w:pPr>
      <w:r w:rsidRPr="0091532D">
        <w:rPr>
          <w:lang w:val="es-VE"/>
        </w:rPr>
        <w:tab/>
      </w:r>
      <w:r w:rsidRPr="0091532D">
        <w:rPr>
          <w:position w:val="-14"/>
          <w:lang w:val="es-VE"/>
        </w:rPr>
        <w:object w:dxaOrig="1980" w:dyaOrig="400">
          <v:shape id="_x0000_i1062" type="#_x0000_t75" style="width:99.15pt;height:20.4pt" o:ole="">
            <v:imagedata r:id="rId82" o:title=""/>
          </v:shape>
          <o:OLEObject Type="Embed" ProgID="Equation.DSMT4" ShapeID="_x0000_i1062" DrawAspect="Content" ObjectID="_1391606723" r:id="rId8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9</w:instrText>
      </w:r>
      <w:r w:rsidR="00CF2C7B">
        <w:rPr>
          <w:lang w:val="es-VE"/>
        </w:rPr>
        <w:fldChar w:fldCharType="end"/>
      </w:r>
      <w:r w:rsidR="00CF2C7B">
        <w:rPr>
          <w:lang w:val="es-VE"/>
        </w:rPr>
        <w:instrText>)</w:instrText>
      </w:r>
      <w:r w:rsidR="00CF2C7B">
        <w:rPr>
          <w:lang w:val="es-VE"/>
        </w:rPr>
        <w:fldChar w:fldCharType="end"/>
      </w:r>
    </w:p>
    <w:p w:rsidR="0080060D" w:rsidRPr="0091532D" w:rsidRDefault="004D2937" w:rsidP="00EB6BBC">
      <w:r w:rsidRPr="0091532D">
        <w:t xml:space="preserve">Donde </w:t>
      </w:r>
      <w:r w:rsidRPr="0091532D">
        <w:rPr>
          <w:position w:val="-6"/>
        </w:rPr>
        <w:object w:dxaOrig="240" w:dyaOrig="220">
          <v:shape id="_x0000_i1063" type="#_x0000_t75" style="width:12.25pt;height:11.55pt" o:ole="">
            <v:imagedata r:id="rId84" o:title=""/>
          </v:shape>
          <o:OLEObject Type="Embed" ProgID="Equation.DSMT4" ShapeID="_x0000_i1063" DrawAspect="Content" ObjectID="_1391606724" r:id="rId85"/>
        </w:object>
      </w:r>
      <w:r w:rsidRPr="0091532D">
        <w:t xml:space="preserve">es el coeficiente de absorción del material y </w:t>
      </w:r>
      <w:r w:rsidRPr="0091532D">
        <w:rPr>
          <w:position w:val="-14"/>
        </w:rPr>
        <w:object w:dxaOrig="700" w:dyaOrig="400">
          <v:shape id="_x0000_i1064" type="#_x0000_t75" style="width:35.3pt;height:20.4pt" o:ole="">
            <v:imagedata r:id="rId86" o:title=""/>
          </v:shape>
          <o:OLEObject Type="Embed" ProgID="Equation.DSMT4" ShapeID="_x0000_i1064" DrawAspect="Content" ObjectID="_1391606725" r:id="rId87"/>
        </w:object>
      </w:r>
      <w:r w:rsidRPr="0091532D">
        <w:t xml:space="preserve"> es la potencia óptica en la </w:t>
      </w:r>
      <w:r w:rsidR="008D2941" w:rsidRPr="0091532D">
        <w:t>superficie</w:t>
      </w:r>
      <w:r w:rsidRPr="0091532D">
        <w:t xml:space="preserve">. </w:t>
      </w:r>
      <w:r w:rsidR="007F7092" w:rsidRPr="0091532D">
        <w:fldChar w:fldCharType="begin"/>
      </w:r>
      <w:r w:rsidR="00EB6BBC"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sidRPr="0091532D">
        <w:fldChar w:fldCharType="separate"/>
      </w:r>
      <w:r w:rsidR="00EB6BBC" w:rsidRPr="0091532D">
        <w:t>[</w:t>
      </w:r>
      <w:hyperlink w:anchor="_ENREF_5" w:tooltip="Yadid-Pecht, 2004 #39" w:history="1">
        <w:r w:rsidR="00EE6000" w:rsidRPr="0091532D">
          <w:t>5</w:t>
        </w:r>
      </w:hyperlink>
      <w:r w:rsidR="00EB6BBC" w:rsidRPr="0091532D">
        <w:t>]</w:t>
      </w:r>
      <w:r w:rsidR="007F7092" w:rsidRPr="0091532D">
        <w:fldChar w:fldCharType="end"/>
      </w:r>
    </w:p>
    <w:p w:rsidR="004D2937" w:rsidRPr="0091532D" w:rsidRDefault="004D2937">
      <w:r w:rsidRPr="0091532D">
        <w:t xml:space="preserve">El número de fotones absorbidos a una distancia </w:t>
      </w:r>
      <w:r w:rsidRPr="0091532D">
        <w:rPr>
          <w:position w:val="-4"/>
        </w:rPr>
        <w:object w:dxaOrig="220" w:dyaOrig="260">
          <v:shape id="_x0000_i1065" type="#_x0000_t75" style="width:11.55pt;height:12.9pt" o:ole="">
            <v:imagedata r:id="rId88" o:title=""/>
          </v:shape>
          <o:OLEObject Type="Embed" ProgID="Equation.DSMT4" ShapeID="_x0000_i1065" DrawAspect="Content" ObjectID="_1391606726" r:id="rId89"/>
        </w:object>
      </w:r>
      <w:r w:rsidRPr="0091532D">
        <w:t xml:space="preserve"> es </w:t>
      </w:r>
    </w:p>
    <w:p w:rsidR="0080060D" w:rsidRPr="0091532D" w:rsidRDefault="004D2937" w:rsidP="00EB6BBC">
      <w:pPr>
        <w:pStyle w:val="MTDisplayEquation"/>
        <w:rPr>
          <w:lang w:val="es-VE"/>
        </w:rPr>
      </w:pPr>
      <w:r w:rsidRPr="0091532D">
        <w:rPr>
          <w:lang w:val="es-VE"/>
        </w:rPr>
        <w:tab/>
      </w:r>
      <w:r w:rsidRPr="0091532D">
        <w:rPr>
          <w:position w:val="-24"/>
          <w:lang w:val="es-VE"/>
        </w:rPr>
        <w:object w:dxaOrig="2079" w:dyaOrig="680">
          <v:shape id="_x0000_i1066" type="#_x0000_t75" style="width:103.9pt;height:33.95pt" o:ole="">
            <v:imagedata r:id="rId90" o:title=""/>
          </v:shape>
          <o:OLEObject Type="Embed" ProgID="Equation.DSMT4" ShapeID="_x0000_i1066" DrawAspect="Content" ObjectID="_1391606727" r:id="rId9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10</w:instrText>
      </w:r>
      <w:r w:rsidR="00CF2C7B">
        <w:rPr>
          <w:lang w:val="es-VE"/>
        </w:rPr>
        <w:fldChar w:fldCharType="end"/>
      </w:r>
      <w:r w:rsidR="00CF2C7B">
        <w:rPr>
          <w:lang w:val="es-VE"/>
        </w:rPr>
        <w:instrText>)</w:instrText>
      </w:r>
      <w:r w:rsidR="00CF2C7B">
        <w:rPr>
          <w:lang w:val="es-VE"/>
        </w:rPr>
        <w:fldChar w:fldCharType="end"/>
      </w:r>
    </w:p>
    <w:p w:rsidR="0080060D" w:rsidRPr="0091532D" w:rsidRDefault="00A47840" w:rsidP="00EB6BBC">
      <w:r w:rsidRPr="0091532D">
        <w:t xml:space="preserve">Entre los dispositivos </w:t>
      </w:r>
      <w:r w:rsidR="00C91524" w:rsidRPr="0091532D">
        <w:t xml:space="preserve">digitales </w:t>
      </w:r>
      <w:r w:rsidRPr="0091532D">
        <w:t>de detección de imágenes se encuentran el CCD</w:t>
      </w:r>
      <w:r w:rsidR="00C91524" w:rsidRPr="0091532D">
        <w:t xml:space="preserve"> </w:t>
      </w:r>
      <w:r w:rsidR="00C91524" w:rsidRPr="008D2941">
        <w:t>(</w:t>
      </w:r>
      <w:r w:rsidR="00C91524" w:rsidRPr="00AF0007">
        <w:rPr>
          <w:rFonts w:ascii="Calibri" w:hAnsi="Calibri"/>
          <w:i/>
        </w:rPr>
        <w:t>Charge-Coupled Device</w:t>
      </w:r>
      <w:r w:rsidR="00C91524" w:rsidRPr="008D2941">
        <w:t>)</w:t>
      </w:r>
      <w:r w:rsidRPr="0091532D">
        <w:t xml:space="preserve"> y l</w:t>
      </w:r>
      <w:r w:rsidR="00C91524" w:rsidRPr="0091532D">
        <w:t>os APS (</w:t>
      </w:r>
      <w:r w:rsidR="007F7092" w:rsidRPr="0091532D">
        <w:rPr>
          <w:i/>
        </w:rPr>
        <w:t>Active Pixel Sensor</w:t>
      </w:r>
      <w:r w:rsidR="00C91524" w:rsidRPr="0091532D">
        <w:t xml:space="preserve">) basado en la tecnología </w:t>
      </w:r>
      <w:r w:rsidRPr="0091532D">
        <w:t>CMOS</w:t>
      </w:r>
      <w:r w:rsidR="00C91524" w:rsidRPr="0091532D">
        <w:t>.</w:t>
      </w:r>
    </w:p>
    <w:p w:rsidR="0080060D" w:rsidRPr="0091532D" w:rsidRDefault="00C91524" w:rsidP="00EB6BBC">
      <w:r w:rsidRPr="0091532D">
        <w:t xml:space="preserve">La principal diferencia radica que en las cámaras CCD se tiene un arreglo muy unido de </w:t>
      </w:r>
      <w:r w:rsidR="008D2941" w:rsidRPr="008D2941">
        <w:t>estructuras</w:t>
      </w:r>
      <w:r w:rsidRPr="0091532D">
        <w:t xml:space="preserve"> MOS que captan los fotones y generan pares </w:t>
      </w:r>
      <w:r w:rsidR="008D2941" w:rsidRPr="008D2941">
        <w:t>electrón</w:t>
      </w:r>
      <w:r w:rsidRPr="0091532D">
        <w:t xml:space="preserve">-hueco, estas cargas luego son transferidas a través de todo el arreglo hasta un conversor análogo digital que se encarga de convertir las cargas en señales digitales. Por su parte las cámaras basadas en tecnología CMOS tienen una matriz de </w:t>
      </w:r>
      <w:r w:rsidR="008D2941" w:rsidRPr="0091532D">
        <w:t>foto-detectores</w:t>
      </w:r>
      <w:r w:rsidRPr="0091532D">
        <w:t xml:space="preserve"> que poseen una circuitería que amplifica y sirve como buffer para transmitir la información a través de la matriz.</w:t>
      </w:r>
    </w:p>
    <w:p w:rsidR="0080060D" w:rsidRPr="0091532D" w:rsidRDefault="00C91524" w:rsidP="00EB6BBC">
      <w:r w:rsidRPr="0091532D">
        <w:t>Ya sea en las cámaras CCD o en las CMOS</w:t>
      </w:r>
      <w:r w:rsidR="00BC7569">
        <w:t>,</w:t>
      </w:r>
      <w:r w:rsidRPr="0091532D">
        <w:t xml:space="preserve"> la imagen est</w:t>
      </w:r>
      <w:r w:rsidR="00BC7569">
        <w:t>á</w:t>
      </w:r>
      <w:r w:rsidRPr="0091532D">
        <w:t xml:space="preserve"> espacialmente muestreada por pixeles, cada pixel se puede </w:t>
      </w:r>
      <w:r w:rsidR="00BC7569">
        <w:t>concebir co</w:t>
      </w:r>
      <w:r w:rsidRPr="0091532D">
        <w:t>mo un pozo que capta fotones</w:t>
      </w:r>
      <w:r w:rsidR="00BC7569">
        <w:t xml:space="preserve">, </w:t>
      </w:r>
      <w:commentRangeStart w:id="38"/>
      <w:r w:rsidR="00BC7569">
        <w:t>el tamaño de cada pixel está entre los diez micrones</w:t>
      </w:r>
      <w:r w:rsidRPr="0091532D">
        <w:t xml:space="preserve">, </w:t>
      </w:r>
      <w:commentRangeEnd w:id="38"/>
      <w:r w:rsidR="00BC7569">
        <w:rPr>
          <w:rStyle w:val="Refdecomentario"/>
        </w:rPr>
        <w:commentReference w:id="38"/>
      </w:r>
      <w:r w:rsidRPr="0091532D">
        <w:t>la cantidad de fotones en cada pixel será traducida</w:t>
      </w:r>
      <w:r w:rsidR="00BC7569">
        <w:t xml:space="preserve"> a</w:t>
      </w:r>
      <w:r w:rsidRPr="0091532D">
        <w:t xml:space="preserve"> </w:t>
      </w:r>
      <w:r w:rsidR="00364DFE" w:rsidRPr="0091532D">
        <w:t xml:space="preserve">cargas y luego a </w:t>
      </w:r>
      <w:r w:rsidRPr="0091532D">
        <w:t>voltajes, para finalmente pasar a un</w:t>
      </w:r>
      <w:r w:rsidR="00BC7569">
        <w:t>a señal</w:t>
      </w:r>
      <w:r w:rsidRPr="0091532D">
        <w:t xml:space="preserve"> digital</w:t>
      </w:r>
      <w:r w:rsidR="00364DFE" w:rsidRPr="0091532D">
        <w:t xml:space="preserve"> a través de un conver</w:t>
      </w:r>
      <w:r w:rsidR="00BC7569">
        <w:t>tidor</w:t>
      </w:r>
      <w:r w:rsidR="00364DFE" w:rsidRPr="0091532D">
        <w:t xml:space="preserve"> analógico-digital (ADC)</w:t>
      </w:r>
      <w:r w:rsidRPr="0091532D">
        <w:t>.</w:t>
      </w:r>
    </w:p>
    <w:p w:rsidR="005C13E7" w:rsidRPr="008D2941" w:rsidRDefault="00252ABD">
      <w:pPr>
        <w:pStyle w:val="Ttulo3"/>
      </w:pPr>
      <w:bookmarkStart w:id="39" w:name="_Toc316133518"/>
      <w:r w:rsidRPr="008D2941">
        <w:lastRenderedPageBreak/>
        <w:t>Cámaras CCD</w:t>
      </w:r>
      <w:bookmarkEnd w:id="39"/>
    </w:p>
    <w:p w:rsidR="00104944" w:rsidRPr="008D2941" w:rsidRDefault="00252ABD" w:rsidP="00104944">
      <w:r w:rsidRPr="008D2941">
        <w:t xml:space="preserve">Una cámara CCD </w:t>
      </w:r>
      <w:r w:rsidR="000776FB" w:rsidRPr="008D2941">
        <w:t>(</w:t>
      </w:r>
      <w:proofErr w:type="spellStart"/>
      <w:r w:rsidR="007F7092" w:rsidRPr="00AF0007">
        <w:rPr>
          <w:rFonts w:ascii="Calibri" w:hAnsi="Calibri"/>
          <w:i/>
        </w:rPr>
        <w:t>Charge-Coupled</w:t>
      </w:r>
      <w:proofErr w:type="spellEnd"/>
      <w:r w:rsidR="007F7092" w:rsidRPr="00AF0007">
        <w:rPr>
          <w:rFonts w:ascii="Calibri" w:hAnsi="Calibri"/>
          <w:i/>
        </w:rPr>
        <w:t xml:space="preserve"> </w:t>
      </w:r>
      <w:proofErr w:type="spellStart"/>
      <w:r w:rsidR="007F7092" w:rsidRPr="00AF0007">
        <w:rPr>
          <w:rFonts w:ascii="Calibri" w:hAnsi="Calibri"/>
          <w:i/>
        </w:rPr>
        <w:t>Device</w:t>
      </w:r>
      <w:proofErr w:type="spellEnd"/>
      <w:r w:rsidR="000776FB" w:rsidRPr="008D2941">
        <w:t xml:space="preserve">) </w:t>
      </w:r>
      <w:r w:rsidR="00BC7569">
        <w:t>es</w:t>
      </w:r>
      <w:r w:rsidR="000776FB" w:rsidRPr="008D2941">
        <w:t xml:space="preserve"> básicamente </w:t>
      </w:r>
      <w:r w:rsidR="00BC7569">
        <w:t>un detector de fotones</w:t>
      </w:r>
      <w:r w:rsidR="000776FB" w:rsidRPr="008D2941">
        <w:t xml:space="preserve">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EE6000" w:rsidRPr="0091532D">
          <w:t>6</w:t>
        </w:r>
      </w:hyperlink>
      <w:r w:rsidR="00EB6BBC" w:rsidRPr="0091532D">
        <w:t>]</w:t>
      </w:r>
      <w:r w:rsidR="007F7092" w:rsidRPr="008D2941">
        <w:fldChar w:fldCharType="end"/>
      </w:r>
      <w:r w:rsidR="00BC7569">
        <w:t>.</w:t>
      </w:r>
    </w:p>
    <w:p w:rsidR="00104944" w:rsidRPr="008D2941" w:rsidRDefault="00104944" w:rsidP="00104944">
      <w:r w:rsidRPr="008D2941">
        <w:t>Un CCD tiene tres funciones básicas: colectar carga, transferir carga y convertir la carga a un voltaje medible.</w:t>
      </w:r>
    </w:p>
    <w:p w:rsidR="00104944" w:rsidRPr="008D2941" w:rsidRDefault="00104944" w:rsidP="00104944">
      <w:r w:rsidRPr="008D2941">
        <w:t xml:space="preserve">La estructura básica de un CCD es un capacitor MOS (Metal – Oxido – Semiconductor). Esta estructura es capaz de absorber un </w:t>
      </w:r>
      <w:r w:rsidR="00A030EB" w:rsidRPr="008D2941">
        <w:t>fotón</w:t>
      </w:r>
      <w:r w:rsidRPr="008D2941">
        <w:t xml:space="preserve"> y crear un par </w:t>
      </w:r>
      <w:r w:rsidR="008D2941" w:rsidRPr="008D2941">
        <w:t>electrón</w:t>
      </w:r>
      <w:r w:rsidRPr="008D2941">
        <w:t>-hueco, los cuales pueden ser recolectados y transferidos.</w:t>
      </w:r>
      <w:r w:rsidR="00A030EB" w:rsidRPr="008D2941">
        <w:t xml:space="preserve"> Usualmente los portadores de carga son llamados fotoelectrones. </w:t>
      </w:r>
      <w:r w:rsidR="007F7092" w:rsidRPr="008D2941">
        <w:fldChar w:fldCharType="begin"/>
      </w:r>
      <w:r w:rsidR="00EB6BBC" w:rsidRPr="008D2941">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EE6000" w:rsidRPr="0091532D">
          <w:t>6</w:t>
        </w:r>
      </w:hyperlink>
      <w:r w:rsidR="00EB6BBC" w:rsidRPr="0091532D">
        <w:t xml:space="preserve">, </w:t>
      </w:r>
      <w:hyperlink w:anchor="_ENREF_7" w:tooltip="Holst, 1998 #18" w:history="1">
        <w:r w:rsidR="00EE6000" w:rsidRPr="0091532D">
          <w:t>7</w:t>
        </w:r>
      </w:hyperlink>
      <w:r w:rsidR="00EB6BBC" w:rsidRPr="0091532D">
        <w:t>]</w:t>
      </w:r>
      <w:r w:rsidR="007F7092" w:rsidRPr="008D2941">
        <w:fldChar w:fldCharType="end"/>
      </w:r>
    </w:p>
    <w:p w:rsidR="00A030EB" w:rsidRPr="008D2941" w:rsidRDefault="00A030EB" w:rsidP="00104944">
      <w:commentRangeStart w:id="40"/>
      <w:r w:rsidRPr="008D2941">
        <w:t>En l</w:t>
      </w:r>
      <w:r w:rsidR="00BC7569">
        <w:t>a</w:t>
      </w:r>
      <w:r w:rsidRPr="008D2941">
        <w:t xml:space="preserve"> estructura MOS se crea una zona vacía de portadores o zona de depleción en el semiconductor</w:t>
      </w:r>
      <w:r w:rsidR="00301519" w:rsidRPr="008D2941">
        <w:t>. Si se utiliza un semiconductor tipo P, al aplicar un voltaje positivo entre el metal (</w:t>
      </w:r>
      <w:r w:rsidR="008D2941" w:rsidRPr="008D2941">
        <w:t>Gate</w:t>
      </w:r>
      <w:r w:rsidR="00301519" w:rsidRPr="008D2941">
        <w:t xml:space="preserv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EE6000" w:rsidRPr="0091532D">
          <w:t>7</w:t>
        </w:r>
      </w:hyperlink>
      <w:r w:rsidR="00EB6BBC" w:rsidRPr="0091532D">
        <w:t>]</w:t>
      </w:r>
      <w:r w:rsidR="007F7092" w:rsidRPr="008D2941">
        <w:fldChar w:fldCharType="end"/>
      </w:r>
      <w:commentRangeEnd w:id="40"/>
      <w:r w:rsidR="00BC7569">
        <w:rPr>
          <w:rStyle w:val="Refdecomentario"/>
        </w:rPr>
        <w:commentReference w:id="40"/>
      </w:r>
    </w:p>
    <w:p w:rsidR="00301519" w:rsidRPr="008D2941" w:rsidRDefault="00BC7569" w:rsidP="00104944">
      <w:r>
        <w:t>Un registro CCD está</w:t>
      </w:r>
      <w:r w:rsidR="00301519" w:rsidRPr="008D2941">
        <w:t xml:space="preserve"> conformado por una serie de compuertas </w:t>
      </w:r>
      <w:r w:rsidR="00FE4C9E" w:rsidRPr="008D2941">
        <w:t xml:space="preserve">en una estructura MOS. Si se manipula en una forma sistemática los voltajes entre las compuertas se puede lograr transferir la carga de los distintos pozos como una cinta transportadora.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EE6000" w:rsidRPr="0091532D">
          <w:t>7</w:t>
        </w:r>
      </w:hyperlink>
      <w:r w:rsidR="00EB6BBC" w:rsidRPr="0091532D">
        <w:t>]</w:t>
      </w:r>
      <w:r w:rsidR="007F7092" w:rsidRPr="008D2941">
        <w:fldChar w:fldCharType="end"/>
      </w:r>
    </w:p>
    <w:p w:rsidR="005C13E7" w:rsidRPr="008D2941" w:rsidRDefault="00FE4C9E">
      <w:r w:rsidRPr="008D2941">
        <w:t>Un pixel est</w:t>
      </w:r>
      <w:r w:rsidR="00BC7569">
        <w:t>á</w:t>
      </w:r>
      <w:r w:rsidRPr="008D2941">
        <w:t xml:space="preserve"> conformado por una o </w:t>
      </w:r>
      <w:r w:rsidR="008D2941" w:rsidRPr="008D2941">
        <w:t>más</w:t>
      </w:r>
      <w:r w:rsidRPr="008D2941">
        <w:t xml:space="preserve"> compuertas que permiten el almacenamiento y transferencia de la carga almacenada en el pozo sin interferir con los demás pixeles adyacentes.</w:t>
      </w:r>
    </w:p>
    <w:p w:rsidR="00FE4C9E" w:rsidRPr="008D2941" w:rsidRDefault="00FE4C9E" w:rsidP="00104944">
      <w:r w:rsidRPr="008D2941">
        <w:t>Las cámaras CCD se pueden clasificar dependiendo de la forma como se transfiere y se lee la información almacenada en cada pixel.</w:t>
      </w:r>
    </w:p>
    <w:p w:rsidR="0080060D" w:rsidRPr="008D2941" w:rsidRDefault="00FE4C9E" w:rsidP="00EB6BBC">
      <w:pPr>
        <w:pStyle w:val="Ttulo4"/>
      </w:pPr>
      <w:r w:rsidRPr="008D2941">
        <w:lastRenderedPageBreak/>
        <w:t xml:space="preserve">Full-Frame CCD </w:t>
      </w:r>
    </w:p>
    <w:p w:rsidR="00FE4C9E" w:rsidRPr="008D2941" w:rsidRDefault="00FE4C9E" w:rsidP="00FE4C9E">
      <w:r w:rsidRPr="008D2941">
        <w:t xml:space="preserve">En una </w:t>
      </w:r>
      <w:r w:rsidR="00364DFE" w:rsidRPr="008D2941">
        <w:t>cámara</w:t>
      </w:r>
      <w:r w:rsidRPr="008D2941">
        <w:t xml:space="preserve"> CCD full-frame</w:t>
      </w:r>
      <w:r w:rsidR="00261A68">
        <w:t>,</w:t>
      </w:r>
      <w:r w:rsidRPr="008D2941">
        <w:t xml:space="preserve"> se tiene un arreglo de pixeles que conforman el registro paralelo que es la superficie que acumula y guarda los fotoelectrones,  un registro serial capaz de almacenar una fila del registro paralelo y un convertidor análogo-digital (ADC).</w:t>
      </w:r>
    </w:p>
    <w:p w:rsidR="00FE4C9E" w:rsidRPr="008D2941" w:rsidRDefault="00FE4C9E" w:rsidP="00FE4C9E">
      <w:r w:rsidRPr="008D2941">
        <w:t xml:space="preserve">Durante </w:t>
      </w:r>
      <w:r w:rsidR="00261A68">
        <w:t xml:space="preserve">el </w:t>
      </w:r>
      <w:r w:rsidRPr="008D2941">
        <w:t>tiempo de exposición el registro paralelo está acumulando fotoelectrones, luego de este tiempo el obturador de la cámara se cierra para evitar que sigan llegando fotones a la superficie del CCD</w:t>
      </w:r>
      <w:r w:rsidR="00261A68">
        <w:t>,</w:t>
      </w:r>
      <w:r w:rsidRPr="008D2941">
        <w:t xml:space="preserve"> y se aplica una secuencia de voltaje a las compuertas de los pixeles para transferir una fila a la vez</w:t>
      </w:r>
      <w:r w:rsidR="00261A68">
        <w:t>;</w:t>
      </w:r>
      <w:r w:rsidRPr="008D2941">
        <w:t xml:space="preserve"> la carga almacenada en cada pozo hacia el registro serial el cual transferirá cada pixel al ADC para digitalizar la información de cada pixel.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EE6000" w:rsidRPr="0091532D">
          <w:t>6</w:t>
        </w:r>
      </w:hyperlink>
      <w:r w:rsidR="00EB6BBC" w:rsidRPr="0091532D">
        <w:t>]</w:t>
      </w:r>
      <w:r w:rsidR="007F7092" w:rsidRPr="008D2941">
        <w:fldChar w:fldCharType="end"/>
      </w:r>
    </w:p>
    <w:p w:rsidR="0080060D" w:rsidRPr="008D2941" w:rsidRDefault="00FE4C9E" w:rsidP="00EB6BBC">
      <w:pPr>
        <w:pStyle w:val="Ttulo4"/>
      </w:pPr>
      <w:r w:rsidRPr="008D2941">
        <w:t>Frame-Transfer CCD</w:t>
      </w:r>
    </w:p>
    <w:p w:rsidR="00FE4C9E" w:rsidRPr="008D2941" w:rsidRDefault="00FE4C9E" w:rsidP="00FE4C9E">
      <w:r w:rsidRPr="008D2941">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FE4C9E" w:rsidRPr="008D2941" w:rsidRDefault="00FE4C9E" w:rsidP="00FE4C9E">
      <w:r w:rsidRPr="008D2941">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w:t>
      </w:r>
      <w:r w:rsidR="008D2941" w:rsidRPr="008D2941">
        <w:t>lectura</w:t>
      </w:r>
      <w:r w:rsidRPr="008D2941">
        <w:t xml:space="preserve"> del buffer de almacenamiento está ocurriendo el área de imagen está recibiendo los nuevos fotoelectrones de la nueva imagen. </w:t>
      </w:r>
    </w:p>
    <w:p w:rsidR="00FE4C9E" w:rsidRPr="008D2941" w:rsidRDefault="00FE4C9E" w:rsidP="00FE4C9E">
      <w:r w:rsidRPr="008D2941">
        <w:t>La ventaja de este tipo de cámaras es que no necesitan un obturador electromecánico, sin embargo solo la mitad del sensor es utilizado para obtener imagen.</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EE6000" w:rsidRPr="0091532D">
          <w:t>6</w:t>
        </w:r>
      </w:hyperlink>
      <w:r w:rsidR="00EB6BBC" w:rsidRPr="0091532D">
        <w:t>]</w:t>
      </w:r>
      <w:r w:rsidR="007F7092" w:rsidRPr="008D2941">
        <w:fldChar w:fldCharType="end"/>
      </w:r>
    </w:p>
    <w:p w:rsidR="0080060D" w:rsidRPr="008D2941" w:rsidRDefault="00A97389" w:rsidP="00EB6BBC">
      <w:pPr>
        <w:pStyle w:val="Ttulo4"/>
      </w:pPr>
      <w:r w:rsidRPr="008D2941">
        <w:t>Interline transfer CCD</w:t>
      </w:r>
    </w:p>
    <w:p w:rsidR="00A97389" w:rsidRPr="008D2941" w:rsidRDefault="00A97389" w:rsidP="00A97389">
      <w:r w:rsidRPr="008D2941">
        <w:t xml:space="preserve">En las cámaras CCD de transferencia interlineada se alternan filas de pixeles de imagen con filas de pixeles de almacenamiento, lo que resulta un patrón </w:t>
      </w:r>
      <w:r w:rsidR="00261A68">
        <w:t>d</w:t>
      </w:r>
      <w:r w:rsidRPr="008D2941">
        <w:t>e tiras en todo el CCD.</w:t>
      </w:r>
    </w:p>
    <w:p w:rsidR="00A97389" w:rsidRPr="008D2941" w:rsidRDefault="00A97389" w:rsidP="00A97389">
      <w:r w:rsidRPr="008D2941">
        <w:lastRenderedPageBreak/>
        <w:t>Luego de una exposición todos los píxeles de todas</w:t>
      </w:r>
      <w:r w:rsidR="00261A68">
        <w:t xml:space="preserve"> las</w:t>
      </w:r>
      <w:r w:rsidRPr="008D2941">
        <w:t xml:space="preserve"> tiras de imagen</w:t>
      </w:r>
      <w:r w:rsidR="00261A68">
        <w:t>,</w:t>
      </w:r>
      <w:r w:rsidRPr="008D2941">
        <w:t xml:space="preserve"> son transferidos de un solo paso hacia las tiras de almacenamiento, las cuales van a ser </w:t>
      </w:r>
      <w:r w:rsidR="008D2941" w:rsidRPr="008D2941">
        <w:t>leídas</w:t>
      </w:r>
      <w:r w:rsidRPr="008D2941">
        <w:t xml:space="preserve"> mientras que las tiras de imagen vuelven a estar disponibles para exponerse a los fotones.</w:t>
      </w:r>
    </w:p>
    <w:p w:rsidR="00A97389" w:rsidRPr="008D2941" w:rsidRDefault="00A97389" w:rsidP="00A97389">
      <w:r w:rsidRPr="008D2941">
        <w:t xml:space="preserve">Para este tipo de cámaras se utiliza un pixel </w:t>
      </w:r>
      <w:commentRangeStart w:id="41"/>
      <w:r w:rsidRPr="008D2941">
        <w:t xml:space="preserve">muy pequeño </w:t>
      </w:r>
      <w:commentRangeEnd w:id="41"/>
      <w:r w:rsidR="00261A68">
        <w:rPr>
          <w:rStyle w:val="Refdecomentario"/>
        </w:rPr>
        <w:commentReference w:id="41"/>
      </w:r>
      <w:r w:rsidRPr="008D2941">
        <w:t xml:space="preserve">y </w:t>
      </w:r>
      <w:r w:rsidR="008D2941" w:rsidRPr="008D2941">
        <w:t>micro lentes</w:t>
      </w:r>
      <w:r w:rsidRPr="008D2941">
        <w:t xml:space="preserve"> que cubren los pixeles de almacenamiento e imagen para que los fotones incidentes en el pixel de almacenamiento sean redirigidos hacia el pixel de imagen. </w:t>
      </w:r>
      <w:r w:rsidR="007F7092" w:rsidRPr="008D2941">
        <w:fldChar w:fldCharType="begin"/>
      </w:r>
      <w:r w:rsidR="00FD7C40"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FD7C40" w:rsidRPr="0091532D">
        <w:t>[</w:t>
      </w:r>
      <w:hyperlink w:anchor="_ENREF_6" w:tooltip="Murphy, 2001 #19" w:history="1">
        <w:r w:rsidR="00EE6000" w:rsidRPr="0091532D">
          <w:t>6</w:t>
        </w:r>
      </w:hyperlink>
      <w:r w:rsidR="00FD7C40" w:rsidRPr="0091532D">
        <w:t>]</w:t>
      </w:r>
      <w:r w:rsidR="007F7092" w:rsidRPr="008D2941">
        <w:fldChar w:fldCharType="end"/>
      </w:r>
    </w:p>
    <w:p w:rsidR="00FE4C9E" w:rsidRPr="008D2941" w:rsidRDefault="00FE4C9E" w:rsidP="00FE4C9E"/>
    <w:p w:rsidR="0080060D" w:rsidRPr="008D2941" w:rsidRDefault="0080060D" w:rsidP="00EB6BBC">
      <w:bookmarkStart w:id="42" w:name="_Toc289940462"/>
      <w:bookmarkStart w:id="43" w:name="_Toc289948781"/>
      <w:bookmarkStart w:id="44" w:name="_Toc289969003"/>
      <w:bookmarkStart w:id="45" w:name="_Toc314559938"/>
      <w:bookmarkEnd w:id="42"/>
      <w:bookmarkEnd w:id="43"/>
      <w:bookmarkEnd w:id="44"/>
      <w:bookmarkEnd w:id="45"/>
    </w:p>
    <w:p w:rsidR="00825AF9" w:rsidRPr="008D2941" w:rsidRDefault="00825AF9" w:rsidP="0091587C">
      <w:pPr>
        <w:pStyle w:val="Normalsininterlineado"/>
        <w:sectPr w:rsidR="00825AF9" w:rsidRPr="008D2941" w:rsidSect="0091587C">
          <w:headerReference w:type="default" r:id="rId92"/>
          <w:footerReference w:type="default" r:id="rId93"/>
          <w:pgSz w:w="12240" w:h="15840" w:code="1"/>
          <w:pgMar w:top="1418" w:right="1418" w:bottom="1418" w:left="1701" w:header="709" w:footer="709" w:gutter="0"/>
          <w:pgNumType w:start="1"/>
          <w:cols w:space="708"/>
          <w:docGrid w:linePitch="360"/>
        </w:sectPr>
      </w:pPr>
      <w:bookmarkStart w:id="46" w:name="_Toc276051294"/>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2"/>
        </w:numPr>
      </w:pPr>
      <w:bookmarkStart w:id="47" w:name="_Toc282134886"/>
      <w:bookmarkStart w:id="48" w:name="_Toc316133519"/>
      <w:r w:rsidRPr="008D2941">
        <w:t>Capítulo II</w:t>
      </w:r>
      <w:r w:rsidRPr="008D2941">
        <w:br/>
      </w:r>
      <w:r w:rsidRPr="008D2941">
        <w:br/>
      </w:r>
      <w:bookmarkEnd w:id="46"/>
      <w:bookmarkEnd w:id="47"/>
      <w:r w:rsidR="00825AF9" w:rsidRPr="008D2941">
        <w:t>SIMULADOR</w:t>
      </w:r>
      <w:bookmarkEnd w:id="48"/>
    </w:p>
    <w:p w:rsidR="00784905" w:rsidRPr="008D2941"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6BBC" w:rsidRPr="008D2941">
        <w:t xml:space="preserve">Se realizó un simulador </w:t>
      </w:r>
      <w:r w:rsidR="00EE6000">
        <w:t xml:space="preserve">en lenguaje C++ </w:t>
      </w:r>
      <w:r w:rsidR="00EB6BBC" w:rsidRPr="008D2941">
        <w:t xml:space="preserve">para obtener un entorno </w:t>
      </w:r>
      <w:r w:rsidR="00261A68">
        <w:t xml:space="preserve">o sistema </w:t>
      </w:r>
      <w:r w:rsidR="00EB6BBC" w:rsidRPr="008D2941">
        <w:t xml:space="preserve">teórico donde se pudiesen ejecutar pruebas de una manera eficiente antes de implementar el algoritmo propuesto en el sistema </w:t>
      </w:r>
      <w:r w:rsidR="00344C8A" w:rsidRPr="008D2941">
        <w:t>real.</w:t>
      </w:r>
    </w:p>
    <w:p w:rsidR="008C2D29" w:rsidRPr="008D2941" w:rsidRDefault="008C2D29" w:rsidP="008C2D29">
      <w:pPr>
        <w:pStyle w:val="Ttulo2"/>
      </w:pPr>
      <w:bookmarkStart w:id="49" w:name="_Toc316133520"/>
      <w:r w:rsidRPr="008D2941">
        <w:t>Módulos del simulador</w:t>
      </w:r>
      <w:bookmarkEnd w:id="49"/>
    </w:p>
    <w:p w:rsidR="0080060D" w:rsidRPr="008D2941" w:rsidRDefault="00825AF9" w:rsidP="00784905">
      <w:r w:rsidRPr="008D2941">
        <w:t xml:space="preserve">El simulador desarrollado consta de varios </w:t>
      </w:r>
      <w:r w:rsidR="008A16F0" w:rsidRPr="008D2941">
        <w:t>módulos</w:t>
      </w:r>
      <w:r w:rsidRPr="008D2941">
        <w:t xml:space="preserve"> que simulan los distintos componentes de un sistema interferométrico. Durante el proceso de creación se </w:t>
      </w:r>
      <w:r w:rsidR="00D91FBF" w:rsidRPr="008D2941">
        <w:t xml:space="preserve">realizó </w:t>
      </w:r>
      <w:del w:id="50" w:author="Jesús" w:date="2012-02-10T14:51:00Z">
        <w:r w:rsidR="00D91FBF" w:rsidRPr="008D2941" w:rsidDel="00E43865">
          <w:delText>el análisis</w:delText>
        </w:r>
      </w:del>
      <w:ins w:id="51" w:author="Jesús" w:date="2012-02-10T14:51:00Z">
        <w:r w:rsidR="00E43865">
          <w:t>el modelo</w:t>
        </w:r>
      </w:ins>
      <w:r w:rsidR="00D91FBF" w:rsidRPr="008D2941">
        <w:t xml:space="preserve"> matemático </w:t>
      </w:r>
      <w:r w:rsidR="00261A68">
        <w:t xml:space="preserve">teniendo en cuenta varios parámetros de interés: </w:t>
      </w:r>
      <w:r w:rsidR="00D91FBF" w:rsidRPr="008D2941">
        <w:t>las ecuaciones de interferencia de la luz con espectros no puntuales</w:t>
      </w:r>
      <w:r w:rsidR="00E43865">
        <w:t xml:space="preserve"> </w:t>
      </w:r>
      <w:ins w:id="52" w:author="Jesús" w:date="2012-02-10T14:49:00Z">
        <w:r w:rsidR="00E43865">
          <w:t>de ancho de banda definido</w:t>
        </w:r>
        <w:proofErr w:type="gramStart"/>
        <w:r w:rsidR="00E43865">
          <w:t>?</w:t>
        </w:r>
      </w:ins>
      <w:proofErr w:type="gramEnd"/>
      <w:r w:rsidR="00D91FBF" w:rsidRPr="008D2941">
        <w:t>, las ecuaciones de tiempos de respuesta de las cámaras</w:t>
      </w:r>
      <w:ins w:id="53" w:author="Jesús" w:date="2012-02-10T14:50:00Z">
        <w:r w:rsidR="00E43865">
          <w:t xml:space="preserve"> junto a sus respectivos </w:t>
        </w:r>
      </w:ins>
      <w:ins w:id="54" w:author="Jesús" w:date="2012-02-10T14:52:00Z">
        <w:r w:rsidR="00E43865">
          <w:t xml:space="preserve">espectros de </w:t>
        </w:r>
        <w:r w:rsidR="00D5718C">
          <w:t>absorción</w:t>
        </w:r>
      </w:ins>
      <w:r w:rsidR="00D91FBF" w:rsidRPr="008D2941">
        <w:t xml:space="preserve">, </w:t>
      </w:r>
      <w:r w:rsidR="00261A68">
        <w:t>los</w:t>
      </w:r>
      <w:r w:rsidR="00D91FBF" w:rsidRPr="008D2941">
        <w:t xml:space="preserve"> espectros de las fuentes de luz, </w:t>
      </w:r>
      <w:r w:rsidR="008D2941" w:rsidRPr="008D2941">
        <w:t>así</w:t>
      </w:r>
      <w:r w:rsidR="00D91FBF" w:rsidRPr="008D2941">
        <w:t xml:space="preserve"> como </w:t>
      </w:r>
      <w:del w:id="55" w:author="Jesús" w:date="2012-02-13T13:30:00Z">
        <w:r w:rsidR="00D91FBF" w:rsidRPr="008D2941" w:rsidDel="003663BB">
          <w:delText xml:space="preserve">generación </w:delText>
        </w:r>
      </w:del>
      <w:ins w:id="56" w:author="Jesús" w:date="2012-02-13T13:30:00Z">
        <w:r w:rsidR="003663BB">
          <w:t>la presencia de ruido, que se gener</w:t>
        </w:r>
      </w:ins>
      <w:ins w:id="57" w:author="Jesús" w:date="2012-02-13T13:31:00Z">
        <w:r w:rsidR="003663BB">
          <w:t>ó</w:t>
        </w:r>
      </w:ins>
      <w:del w:id="58" w:author="Jesús" w:date="2012-02-13T13:31:00Z">
        <w:r w:rsidR="00D91FBF" w:rsidRPr="008D2941" w:rsidDel="003663BB">
          <w:delText>de ruido</w:delText>
        </w:r>
      </w:del>
      <w:r w:rsidR="00D91FBF" w:rsidRPr="008D2941">
        <w:t xml:space="preserve"> a partir de espectros en frecuencia</w:t>
      </w:r>
      <w:ins w:id="59" w:author="Jesús" w:date="2012-02-10T14:53:00Z">
        <w:r w:rsidR="00D5718C">
          <w:t xml:space="preserve"> medidos experimentalmente</w:t>
        </w:r>
      </w:ins>
      <w:r w:rsidR="00D91FBF" w:rsidRPr="008D2941">
        <w:t xml:space="preserve">. Finalmente se integraron todos los </w:t>
      </w:r>
      <w:r w:rsidR="008A16F0" w:rsidRPr="008D2941">
        <w:t>módulos</w:t>
      </w:r>
      <w:r w:rsidR="00D91FBF" w:rsidRPr="008D2941">
        <w:t xml:space="preserve"> en un sistema </w:t>
      </w:r>
      <w:r w:rsidR="00261A68">
        <w:t>generador de</w:t>
      </w:r>
      <w:r w:rsidR="00D91FBF" w:rsidRPr="008D2941">
        <w:t xml:space="preserve"> </w:t>
      </w:r>
      <w:r w:rsidR="00261A68">
        <w:t xml:space="preserve">imágenes y </w:t>
      </w:r>
      <w:r w:rsidR="00D91FBF" w:rsidRPr="008D2941">
        <w:t>videos tal como lo haría una cámara conectada a un interferómetro.</w:t>
      </w:r>
    </w:p>
    <w:p w:rsidR="0080060D" w:rsidRPr="008D2941" w:rsidRDefault="003B6EA6" w:rsidP="008C2D29">
      <w:pPr>
        <w:pStyle w:val="Ttulo3"/>
      </w:pPr>
      <w:bookmarkStart w:id="60" w:name="_Toc316133521"/>
      <w:r w:rsidRPr="008D2941">
        <w:t>Módulo de espectros</w:t>
      </w:r>
      <w:bookmarkEnd w:id="60"/>
    </w:p>
    <w:p w:rsidR="0080060D" w:rsidRPr="008D2941" w:rsidRDefault="003B6EA6" w:rsidP="00784905">
      <w:r w:rsidRPr="008D2941">
        <w:t>Para manejar todo lo relacionado con espectros de absorción o de emisión se desarroll</w:t>
      </w:r>
      <w:r w:rsidR="00261A68">
        <w:t>ó</w:t>
      </w:r>
      <w:r w:rsidRPr="008D2941">
        <w:t xml:space="preserve"> un módulo que permite manejar espectros tanto en frecuencia como en longitud de onda. Permite generar espectros puntuales, espectros gaussianos o </w:t>
      </w:r>
      <w:del w:id="61" w:author="Jesús" w:date="2012-02-10T14:53:00Z">
        <w:r w:rsidRPr="008D2941" w:rsidDel="00D5718C">
          <w:delText>espectros complejos provenientes de archivos de texto</w:delText>
        </w:r>
      </w:del>
      <w:ins w:id="62" w:author="Jesús" w:date="2012-02-10T14:53:00Z">
        <w:r w:rsidR="00D5718C">
          <w:t>cualquier otro tipo de espectro</w:t>
        </w:r>
      </w:ins>
      <w:ins w:id="63" w:author="Jesús" w:date="2012-02-10T14:54:00Z">
        <w:r w:rsidR="00D5718C">
          <w:t xml:space="preserve">, permitiendo </w:t>
        </w:r>
      </w:ins>
      <w:del w:id="64" w:author="Jesús" w:date="2012-02-10T14:54:00Z">
        <w:r w:rsidRPr="008D2941" w:rsidDel="00D5718C">
          <w:delText>.</w:delText>
        </w:r>
        <w:r w:rsidR="00E85DFB" w:rsidRPr="008D2941" w:rsidDel="00D5718C">
          <w:delText xml:space="preserve"> T</w:delText>
        </w:r>
      </w:del>
      <w:ins w:id="65" w:author="Jesús" w:date="2012-02-10T14:54:00Z">
        <w:r w:rsidR="00D5718C">
          <w:t>t</w:t>
        </w:r>
      </w:ins>
      <w:r w:rsidR="00E85DFB" w:rsidRPr="008D2941">
        <w:t xml:space="preserve">ambién </w:t>
      </w:r>
      <w:del w:id="66" w:author="Jesús" w:date="2012-02-10T14:54:00Z">
        <w:r w:rsidR="00E85DFB" w:rsidRPr="008D2941" w:rsidDel="00D5718C">
          <w:delText xml:space="preserve">permite </w:delText>
        </w:r>
      </w:del>
      <w:r w:rsidR="00E85DFB" w:rsidRPr="008D2941">
        <w:t xml:space="preserve">hacer operaciones </w:t>
      </w:r>
      <w:del w:id="67" w:author="Jesús" w:date="2012-02-10T14:54:00Z">
        <w:r w:rsidR="00E85DFB" w:rsidRPr="008D2941" w:rsidDel="00D5718C">
          <w:delText>de suma, resta, multiplicación e integración de espectros</w:delText>
        </w:r>
      </w:del>
      <w:ins w:id="68" w:author="Jesús" w:date="2012-02-10T14:54:00Z">
        <w:r w:rsidR="00D5718C">
          <w:t xml:space="preserve"> </w:t>
        </w:r>
      </w:ins>
      <w:ins w:id="69" w:author="Jesús" w:date="2012-02-13T13:32:00Z">
        <w:r w:rsidR="003663BB">
          <w:t>algebraicas</w:t>
        </w:r>
      </w:ins>
      <w:ins w:id="70" w:author="Jesús" w:date="2012-02-10T14:54:00Z">
        <w:r w:rsidR="00D5718C">
          <w:t xml:space="preserve"> sobre estos</w:t>
        </w:r>
      </w:ins>
      <w:r w:rsidR="00E85DFB" w:rsidRPr="008D2941">
        <w:t>.</w:t>
      </w:r>
    </w:p>
    <w:p w:rsidR="0080060D" w:rsidRPr="008D2941" w:rsidRDefault="002B4063" w:rsidP="00784905">
      <w:del w:id="71" w:author="Jesús" w:date="2012-02-10T14:54:00Z">
        <w:r w:rsidRPr="008D2941" w:rsidDel="00D5718C">
          <w:delText xml:space="preserve">Este </w:delText>
        </w:r>
      </w:del>
      <w:ins w:id="72" w:author="Jesús" w:date="2012-02-10T14:54:00Z">
        <w:r w:rsidR="00D5718C" w:rsidRPr="008D2941">
          <w:t>E</w:t>
        </w:r>
        <w:r w:rsidR="00D5718C">
          <w:t>l</w:t>
        </w:r>
        <w:r w:rsidR="00D5718C" w:rsidRPr="008D2941">
          <w:t xml:space="preserve"> </w:t>
        </w:r>
      </w:ins>
      <w:r w:rsidRPr="008D2941">
        <w:t xml:space="preserve">módulo permite la creación de espectros en longitud de onda en arreglos unidimensionales con longitudes de onda iniciales y finales de un tamaño especificado, </w:t>
      </w:r>
      <w:del w:id="73" w:author="Jesús" w:date="2012-02-13T13:32:00Z">
        <w:r w:rsidRPr="008D2941" w:rsidDel="003663BB">
          <w:delText xml:space="preserve">pero </w:delText>
        </w:r>
      </w:del>
      <w:r w:rsidRPr="008D2941">
        <w:lastRenderedPageBreak/>
        <w:t xml:space="preserve">para el sistema interferométrico es posible convertirlos en arreglos unidimensionales en frecuencia, de tamaño: </w:t>
      </w:r>
      <w:r w:rsidR="00A76D33" w:rsidRPr="008D2941">
        <w:rPr>
          <w:position w:val="-30"/>
        </w:rPr>
        <w:object w:dxaOrig="1420" w:dyaOrig="680">
          <v:shape id="_x0000_i1067" type="#_x0000_t75" style="width:70.65pt;height:33.95pt" o:ole="">
            <v:imagedata r:id="rId94" o:title=""/>
          </v:shape>
          <o:OLEObject Type="Embed" ProgID="Equation.DSMT4" ShapeID="_x0000_i1067" DrawAspect="Content" ObjectID="_1391606728" r:id="rId95"/>
        </w:object>
      </w:r>
      <w:r w:rsidRPr="008D2941">
        <w:t xml:space="preserve"> donde </w:t>
      </w:r>
      <w:r w:rsidRPr="008D2941">
        <w:rPr>
          <w:position w:val="-4"/>
        </w:rPr>
        <w:object w:dxaOrig="240" w:dyaOrig="260">
          <v:shape id="_x0000_i1068" type="#_x0000_t75" style="width:12.25pt;height:12.9pt" o:ole="">
            <v:imagedata r:id="rId96" o:title=""/>
          </v:shape>
          <o:OLEObject Type="Embed" ProgID="Equation.DSMT4" ShapeID="_x0000_i1068" DrawAspect="Content" ObjectID="_1391606729" r:id="rId97"/>
        </w:object>
      </w:r>
      <w:r w:rsidRPr="008D2941">
        <w:t xml:space="preserve"> es un factor de proporcionalidad </w:t>
      </w:r>
      <w:del w:id="74" w:author="Jesús" w:date="2012-02-13T13:32:00Z">
        <w:r w:rsidRPr="008D2941" w:rsidDel="003663BB">
          <w:delText>elegible</w:delText>
        </w:r>
      </w:del>
      <w:ins w:id="75" w:author="Jesús" w:date="2012-02-13T13:32:00Z">
        <w:r w:rsidR="003663BB">
          <w:t>a elegir</w:t>
        </w:r>
      </w:ins>
      <w:r w:rsidRPr="008D2941">
        <w:t>.</w:t>
      </w:r>
    </w:p>
    <w:p w:rsidR="002B4063" w:rsidRPr="008D2941" w:rsidRDefault="008D2941" w:rsidP="003B6EA6">
      <w:r w:rsidRPr="005C22CC">
        <w:t xml:space="preserve">Para </w:t>
      </w:r>
      <w:r w:rsidRPr="008D2941">
        <w:t>construir el arreglo en frecuencia, la frecuencia inicial es igual a cero y la frecuencia final es igual a</w:t>
      </w:r>
      <w:proofErr w:type="gramStart"/>
      <w:r>
        <w:t>:</w:t>
      </w:r>
      <w:r w:rsidRPr="008D2941">
        <w:t xml:space="preserve"> </w:t>
      </w:r>
      <w:r w:rsidRPr="008D2941">
        <w:rPr>
          <w:position w:val="-30"/>
        </w:rPr>
        <w:object w:dxaOrig="1120" w:dyaOrig="680">
          <v:shape id="_x0000_i1069" type="#_x0000_t75" style="width:55.7pt;height:33.95pt" o:ole="">
            <v:imagedata r:id="rId98" o:title=""/>
          </v:shape>
          <o:OLEObject Type="Embed" ProgID="Equation.DSMT4" ShapeID="_x0000_i1069" DrawAspect="Content" ObjectID="_1391606730" r:id="rId99"/>
        </w:object>
      </w:r>
      <w:r w:rsidRPr="008D2941">
        <w:t>,</w:t>
      </w:r>
      <w:proofErr w:type="gramEnd"/>
      <w:r w:rsidRPr="008D2941">
        <w:t xml:space="preserve"> por lo tanto la resolución en frecuencia será igual a: </w:t>
      </w:r>
    </w:p>
    <w:p w:rsidR="0080060D" w:rsidRPr="0091532D" w:rsidRDefault="002B4063" w:rsidP="00784905">
      <w:pPr>
        <w:pStyle w:val="MTDisplayEquation"/>
        <w:rPr>
          <w:lang w:val="es-VE"/>
        </w:rPr>
      </w:pPr>
      <w:r w:rsidRPr="0091532D">
        <w:rPr>
          <w:lang w:val="es-VE"/>
        </w:rPr>
        <w:tab/>
      </w:r>
      <w:r w:rsidR="00A76D33" w:rsidRPr="0091532D">
        <w:rPr>
          <w:position w:val="-30"/>
          <w:lang w:val="es-VE"/>
        </w:rPr>
        <w:object w:dxaOrig="2180" w:dyaOrig="680">
          <v:shape id="_x0000_i1070" type="#_x0000_t75" style="width:108.7pt;height:34.65pt" o:ole="">
            <v:imagedata r:id="rId100" o:title=""/>
          </v:shape>
          <o:OLEObject Type="Embed" ProgID="Equation.DSMT4" ShapeID="_x0000_i1070" DrawAspect="Content" ObjectID="_1391606731" r:id="rId101"/>
        </w:object>
      </w:r>
    </w:p>
    <w:p w:rsidR="0080060D" w:rsidRPr="0091532D" w:rsidRDefault="003801BF" w:rsidP="00784905">
      <w:r w:rsidRPr="0091532D">
        <w:t xml:space="preserve">Para evaluar cada punto de frecuencia </w:t>
      </w:r>
      <w:r w:rsidR="00A76D33" w:rsidRPr="0091532D">
        <w:rPr>
          <w:position w:val="-24"/>
        </w:rPr>
        <w:object w:dxaOrig="2860" w:dyaOrig="620">
          <v:shape id="_x0000_i1071" type="#_x0000_t75" style="width:141.95pt;height:31.25pt" o:ole="">
            <v:imagedata r:id="rId102" o:title=""/>
          </v:shape>
          <o:OLEObject Type="Embed" ProgID="Equation.DSMT4" ShapeID="_x0000_i1071" DrawAspect="Content" ObjectID="_1391606732" r:id="rId103"/>
        </w:object>
      </w:r>
      <w:r w:rsidRPr="0091532D">
        <w:t xml:space="preserve"> se calcula el valor de longitud de onda que corresponde a esa frecuencia </w:t>
      </w:r>
      <w:r w:rsidRPr="0091532D">
        <w:rPr>
          <w:position w:val="-30"/>
        </w:rPr>
        <w:object w:dxaOrig="740" w:dyaOrig="680">
          <v:shape id="_x0000_i1072" type="#_x0000_t75" style="width:36.7pt;height:33.95pt" o:ole="">
            <v:imagedata r:id="rId104" o:title=""/>
          </v:shape>
          <o:OLEObject Type="Embed" ProgID="Equation.DSMT4" ShapeID="_x0000_i1072" DrawAspect="Content" ObjectID="_1391606733" r:id="rId105"/>
        </w:object>
      </w:r>
      <w:r w:rsidRPr="0091532D">
        <w:t xml:space="preserve"> y se realiza una interpolación de los valores del espectro en longitud de onda que estén </w:t>
      </w:r>
      <w:r w:rsidR="008D2941" w:rsidRPr="008D2941">
        <w:t>más</w:t>
      </w:r>
      <w:r w:rsidRPr="0091532D">
        <w:t xml:space="preserve"> cercanos para introducirlo en el arreglo de frecuencia.</w:t>
      </w:r>
    </w:p>
    <w:p w:rsidR="0080060D" w:rsidRPr="008D2941" w:rsidRDefault="00046DB5" w:rsidP="008C2D29">
      <w:pPr>
        <w:pStyle w:val="Ttulo3"/>
      </w:pPr>
      <w:bookmarkStart w:id="76" w:name="_Toc316133522"/>
      <w:r w:rsidRPr="008D2941">
        <w:t>Módulo de muestra</w:t>
      </w:r>
      <w:bookmarkEnd w:id="76"/>
    </w:p>
    <w:p w:rsidR="0080060D" w:rsidRPr="008D2941" w:rsidRDefault="00E85DFB" w:rsidP="00784905">
      <w:r w:rsidRPr="008D2941">
        <w:t>En este módulo se especifican las características de la muestra q</w:t>
      </w:r>
      <w:r w:rsidR="00261A68">
        <w:t>ue será observada en el sistema. E</w:t>
      </w:r>
      <w:r w:rsidRPr="008D2941">
        <w:t>ntre los parámetros que pueden ser cargados a la muestra, está la dimensión</w:t>
      </w:r>
      <w:r w:rsidR="00F4090E" w:rsidRPr="008D2941">
        <w:t xml:space="preserve"> en pixeles</w:t>
      </w:r>
      <w:r w:rsidRPr="008D2941">
        <w:t xml:space="preserve"> </w:t>
      </w:r>
      <w:r w:rsidR="00F4090E" w:rsidRPr="008D2941">
        <w:t xml:space="preserve">y la relación entre el tamaño en pixeles y el tamaño real de la muestra; también se puede cargar desde un archivo de texto o una imagen en escala de grises la información del perfil de la muestra, asignándole </w:t>
      </w:r>
      <w:del w:id="77" w:author="Jesús" w:date="2012-02-13T13:39:00Z">
        <w:r w:rsidR="00F4090E" w:rsidRPr="008D2941" w:rsidDel="000A7DCE">
          <w:delText>un rango</w:delText>
        </w:r>
      </w:del>
      <w:ins w:id="78" w:author="Jesús" w:date="2012-02-13T13:39:00Z">
        <w:r w:rsidR="000A7DCE">
          <w:t>v</w:t>
        </w:r>
      </w:ins>
      <w:ins w:id="79" w:author="Jesús" w:date="2012-02-13T13:40:00Z">
        <w:r w:rsidR="000A7DCE">
          <w:t xml:space="preserve">alores </w:t>
        </w:r>
      </w:ins>
      <w:r w:rsidR="00F4090E" w:rsidRPr="008D2941">
        <w:t xml:space="preserve"> de altura al rango de grises de la imagen,</w:t>
      </w:r>
      <w:r w:rsidR="00844FB1" w:rsidRPr="008D2941">
        <w:t xml:space="preserve"> esto</w:t>
      </w:r>
      <w:r w:rsidR="00261A68">
        <w:t xml:space="preserve"> permite </w:t>
      </w:r>
      <w:r w:rsidR="00844FB1" w:rsidRPr="008D2941">
        <w:t>genera</w:t>
      </w:r>
      <w:r w:rsidR="00261A68">
        <w:t>r</w:t>
      </w:r>
      <w:r w:rsidR="00844FB1" w:rsidRPr="008D2941">
        <w:t xml:space="preserve"> una matriz con </w:t>
      </w:r>
      <w:del w:id="80" w:author="Jesús" w:date="2012-02-13T13:38:00Z">
        <w:r w:rsidR="00844FB1" w:rsidRPr="008D2941" w:rsidDel="003663BB">
          <w:delText xml:space="preserve">información </w:delText>
        </w:r>
      </w:del>
      <w:ins w:id="81" w:author="Jesús" w:date="2012-02-13T13:38:00Z">
        <w:r w:rsidR="003663BB">
          <w:t>un valor</w:t>
        </w:r>
        <w:r w:rsidR="003663BB" w:rsidRPr="008D2941">
          <w:t xml:space="preserve"> </w:t>
        </w:r>
      </w:ins>
      <w:del w:id="82" w:author="Jesús" w:date="2012-02-13T13:38:00Z">
        <w:r w:rsidR="00844FB1" w:rsidRPr="008D2941" w:rsidDel="003663BB">
          <w:delText xml:space="preserve">de </w:delText>
        </w:r>
      </w:del>
      <w:del w:id="83" w:author="Jesús" w:date="2012-02-13T13:39:00Z">
        <w:r w:rsidR="00844FB1" w:rsidRPr="008D2941" w:rsidDel="000A7DCE">
          <w:delText xml:space="preserve">la </w:delText>
        </w:r>
      </w:del>
      <w:r w:rsidR="00844FB1" w:rsidRPr="008D2941">
        <w:t xml:space="preserve">altura </w:t>
      </w:r>
      <w:del w:id="84" w:author="Jesús" w:date="2012-02-13T13:38:00Z">
        <w:r w:rsidR="00844FB1" w:rsidRPr="008D2941" w:rsidDel="003663BB">
          <w:delText xml:space="preserve">de </w:delText>
        </w:r>
      </w:del>
      <w:ins w:id="85" w:author="Jesús" w:date="2012-02-13T13:38:00Z">
        <w:r w:rsidR="003663BB">
          <w:t>para</w:t>
        </w:r>
        <w:r w:rsidR="003663BB" w:rsidRPr="008D2941">
          <w:t xml:space="preserve"> </w:t>
        </w:r>
      </w:ins>
      <w:r w:rsidR="00844FB1" w:rsidRPr="008D2941">
        <w:t>cada punto</w:t>
      </w:r>
      <w:ins w:id="86" w:author="Jesús" w:date="2012-02-13T13:38:00Z">
        <w:r w:rsidR="003663BB">
          <w:t xml:space="preserve"> de la imagen</w:t>
        </w:r>
      </w:ins>
      <w:r w:rsidR="00844FB1" w:rsidRPr="008D2941">
        <w:t xml:space="preserve"> </w:t>
      </w:r>
      <w:r w:rsidR="00844FB1" w:rsidRPr="008D2941">
        <w:rPr>
          <w:position w:val="-14"/>
        </w:rPr>
        <w:object w:dxaOrig="740" w:dyaOrig="400">
          <v:shape id="_x0000_i1073" type="#_x0000_t75" style="width:36.7pt;height:19.7pt" o:ole="">
            <v:imagedata r:id="rId106" o:title=""/>
          </v:shape>
          <o:OLEObject Type="Embed" ProgID="Equation.DSMT4" ShapeID="_x0000_i1073" DrawAspect="Content" ObjectID="_1391606734" r:id="rId107"/>
        </w:object>
      </w:r>
      <w:r w:rsidR="00844FB1" w:rsidRPr="008D2941">
        <w:t xml:space="preserve">. </w:t>
      </w:r>
    </w:p>
    <w:p w:rsidR="0080060D" w:rsidRPr="003663BB" w:rsidRDefault="00844FB1" w:rsidP="00784905">
      <w:r w:rsidRPr="008D2941">
        <w:t xml:space="preserve">De la misma forma como se carga el </w:t>
      </w:r>
      <w:del w:id="87" w:author="Jesús" w:date="2012-02-13T13:37:00Z">
        <w:r w:rsidRPr="008D2941" w:rsidDel="003663BB">
          <w:delText>perfil</w:delText>
        </w:r>
      </w:del>
      <w:ins w:id="88" w:author="Jesús" w:date="2012-02-13T13:37:00Z">
        <w:r w:rsidR="003663BB">
          <w:t>mapa topográfico</w:t>
        </w:r>
      </w:ins>
      <w:r w:rsidR="00261A68">
        <w:t>,</w:t>
      </w:r>
      <w:r w:rsidRPr="008D2941">
        <w:t xml:space="preserve"> es posible cargar la información de la visibilidad</w:t>
      </w:r>
      <w:ins w:id="89" w:author="Jesús" w:date="2012-02-13T13:35:00Z">
        <w:r w:rsidR="003663BB">
          <w:t xml:space="preserve"> (</w:t>
        </w:r>
        <w:proofErr w:type="spellStart"/>
        <w:r w:rsidR="003663BB">
          <w:t>reflectividad</w:t>
        </w:r>
        <w:proofErr w:type="spellEnd"/>
        <w:r w:rsidR="003663BB">
          <w:t>?)</w:t>
        </w:r>
      </w:ins>
      <w:r w:rsidRPr="008D2941">
        <w:t xml:space="preserve"> de la muestra, esta vez la </w:t>
      </w:r>
      <w:r w:rsidR="008D2941" w:rsidRPr="008D2941">
        <w:t>matriz</w:t>
      </w:r>
      <w:r w:rsidRPr="008D2941">
        <w:t xml:space="preserve"> tendrá la información de </w:t>
      </w:r>
      <w:del w:id="90" w:author="Jesús" w:date="2012-02-13T13:35:00Z">
        <w:r w:rsidRPr="008D2941" w:rsidDel="003663BB">
          <w:delText>cu</w:delText>
        </w:r>
        <w:r w:rsidR="00261A68" w:rsidDel="003663BB">
          <w:delText>á</w:delText>
        </w:r>
        <w:r w:rsidRPr="008D2941" w:rsidDel="003663BB">
          <w:delText>n reflectiva es la</w:delText>
        </w:r>
      </w:del>
      <w:ins w:id="91" w:author="Jesús" w:date="2012-02-13T13:35:00Z">
        <w:r w:rsidR="003663BB">
          <w:t>la proporción de luz reflejada por la</w:t>
        </w:r>
      </w:ins>
      <w:r w:rsidRPr="008D2941">
        <w:t xml:space="preserve"> muestra en cada punto </w:t>
      </w:r>
      <w:r w:rsidR="00F56117" w:rsidRPr="008D2941">
        <w:rPr>
          <w:position w:val="-14"/>
        </w:rPr>
        <w:object w:dxaOrig="780" w:dyaOrig="400">
          <v:shape id="_x0000_i1074" type="#_x0000_t75" style="width:38.7pt;height:19.7pt" o:ole="">
            <v:imagedata r:id="rId108" o:title=""/>
          </v:shape>
          <o:OLEObject Type="Embed" ProgID="Equation.DSMT4" ShapeID="_x0000_i1074" DrawAspect="Content" ObjectID="_1391606735" r:id="rId109"/>
        </w:object>
      </w:r>
    </w:p>
    <w:p w:rsidR="0080060D" w:rsidRPr="008D2941" w:rsidRDefault="00335838" w:rsidP="008C2D29">
      <w:pPr>
        <w:pStyle w:val="Ttulo3"/>
      </w:pPr>
      <w:bookmarkStart w:id="92" w:name="_Toc316133523"/>
      <w:r w:rsidRPr="008D2941">
        <w:lastRenderedPageBreak/>
        <w:t>Modulo de cámara</w:t>
      </w:r>
      <w:bookmarkEnd w:id="92"/>
    </w:p>
    <w:p w:rsidR="0080060D" w:rsidRPr="008D2941" w:rsidRDefault="003B6EA6" w:rsidP="00784905">
      <w:commentRangeStart w:id="93"/>
      <w:r w:rsidRPr="008D2941">
        <w:t>El módulo de la cámara tiene la capacidad de simular una cámara monocromática o a color, este módulo se encarga de generar los espectros de absorción de los sensores ya sea el</w:t>
      </w:r>
      <w:r w:rsidR="00261A68">
        <w:t xml:space="preserve"> monocromático o los sensores R-G-</w:t>
      </w:r>
      <w:r w:rsidRPr="008D2941">
        <w:t>B. Adicionalmente calcula los tiempos de integración y procesamiento de acuerdo a los parámetros que se establezcan.</w:t>
      </w:r>
      <w:commentRangeEnd w:id="93"/>
      <w:r w:rsidR="00F77ED8">
        <w:rPr>
          <w:rStyle w:val="Refdecomentario"/>
        </w:rPr>
        <w:commentReference w:id="93"/>
      </w:r>
      <w:ins w:id="94" w:author="Jesús" w:date="2012-02-13T13:42:00Z">
        <w:r w:rsidR="000A7DCE">
          <w:t xml:space="preserve"> Creo que se puede extender un poco más esta idea, </w:t>
        </w:r>
      </w:ins>
      <w:ins w:id="95" w:author="Jesús" w:date="2012-02-13T13:44:00Z">
        <w:r w:rsidR="000A7DCE">
          <w:t>colocar qué es lo que controla y como modifica esto lo que se observa en la cámara.</w:t>
        </w:r>
      </w:ins>
    </w:p>
    <w:p w:rsidR="002619F2" w:rsidRPr="008D2941" w:rsidRDefault="002619F2" w:rsidP="00261A68">
      <w:r w:rsidRPr="008D2941">
        <w:t>Es posible establecer una ganancia y offset general y</w:t>
      </w:r>
      <w:ins w:id="96" w:author="Jesús" w:date="2012-02-13T13:45:00Z">
        <w:r w:rsidR="000A7DCE">
          <w:t>/o</w:t>
        </w:r>
      </w:ins>
      <w:r w:rsidRPr="008D2941">
        <w:t xml:space="preserve"> una ganancia y offset específico para cada sensor</w:t>
      </w:r>
      <w:ins w:id="97" w:author="Jesús" w:date="2012-02-13T13:45:00Z">
        <w:r w:rsidR="000A7DCE">
          <w:t xml:space="preserve"> RGB</w:t>
        </w:r>
      </w:ins>
      <w:r w:rsidRPr="008D2941">
        <w:t>.</w:t>
      </w:r>
    </w:p>
    <w:p w:rsidR="0080060D" w:rsidRPr="008D2941" w:rsidRDefault="003B6EA6" w:rsidP="00784905">
      <w:r w:rsidRPr="008D2941">
        <w:t>Recibe como parámetros: el tipo de cámara (color o monocromática), los espectros de los sensores</w:t>
      </w:r>
      <w:ins w:id="98" w:author="Jesús" w:date="2012-02-13T13:46:00Z">
        <w:r w:rsidR="000A7DCE">
          <w:t xml:space="preserve"> (que son introducidos como… y provienen de…</w:t>
        </w:r>
      </w:ins>
      <w:r w:rsidRPr="008D2941">
        <w:t xml:space="preserve">, el tiempo de exposición, los </w:t>
      </w:r>
      <w:del w:id="99" w:author="Jesús" w:date="2012-02-13T13:48:00Z">
        <w:r w:rsidRPr="008D2941" w:rsidDel="000A7DCE">
          <w:delText>tiempos de transporte de la carga</w:delText>
        </w:r>
      </w:del>
      <w:ins w:id="100" w:author="Jesús" w:date="2012-02-13T13:48:00Z">
        <w:r w:rsidR="000A7DCE">
          <w:t xml:space="preserve"> (podrías quitar lo del tiempo de transporte)</w:t>
        </w:r>
      </w:ins>
      <w:r w:rsidR="00C16C43" w:rsidRPr="008D2941">
        <w:t xml:space="preserve"> y</w:t>
      </w:r>
      <w:r w:rsidRPr="008D2941">
        <w:t xml:space="preserve"> las dimensiones en pixeles de la imagen que producirá.</w:t>
      </w:r>
    </w:p>
    <w:p w:rsidR="0080060D" w:rsidRPr="008D2941" w:rsidRDefault="003B6EA6" w:rsidP="008C2D29">
      <w:pPr>
        <w:pStyle w:val="Ttulo3"/>
      </w:pPr>
      <w:bookmarkStart w:id="101" w:name="_Toc316133524"/>
      <w:r w:rsidRPr="008D2941">
        <w:t>Módulo de la fuente de iluminación</w:t>
      </w:r>
      <w:bookmarkEnd w:id="101"/>
    </w:p>
    <w:p w:rsidR="002619F2" w:rsidRPr="008D2941" w:rsidRDefault="003B6EA6" w:rsidP="00784905">
      <w:r w:rsidRPr="008D2941">
        <w:t xml:space="preserve">Este módulo </w:t>
      </w:r>
      <w:r w:rsidR="00F4090E" w:rsidRPr="008D2941">
        <w:t>simplemente se encarga de manejar los parámetros de la fuente, en este caso solo se requiere el espectro de emisión de la fuente</w:t>
      </w:r>
      <w:ins w:id="102" w:author="Jesús" w:date="2012-02-13T13:51:00Z">
        <w:r w:rsidR="004B291F">
          <w:t xml:space="preserve"> cómo lo introduces</w:t>
        </w:r>
        <w:proofErr w:type="gramStart"/>
        <w:r w:rsidR="004B291F">
          <w:t>?</w:t>
        </w:r>
        <w:proofErr w:type="gramEnd"/>
        <w:r w:rsidR="004B291F">
          <w:t xml:space="preserve"> De donde provienen</w:t>
        </w:r>
        <w:proofErr w:type="gramStart"/>
        <w:r w:rsidR="004B291F">
          <w:t>?</w:t>
        </w:r>
      </w:ins>
      <w:r w:rsidR="002619F2" w:rsidRPr="008D2941">
        <w:t>.</w:t>
      </w:r>
      <w:proofErr w:type="gramEnd"/>
    </w:p>
    <w:p w:rsidR="0080060D" w:rsidRPr="008D2941" w:rsidRDefault="002619F2" w:rsidP="00784905">
      <w:r w:rsidRPr="008D2941">
        <w:t xml:space="preserve">Gracias al módulo de espectros es posible simular desde fuentes puntuales como </w:t>
      </w:r>
      <w:r w:rsidR="008D2941" w:rsidRPr="008D2941">
        <w:t>láseres</w:t>
      </w:r>
      <w:r w:rsidRPr="008D2941">
        <w:t xml:space="preserve">, fuentes de luz blanca o fuentes con espectros </w:t>
      </w:r>
      <w:r w:rsidR="008D2941" w:rsidRPr="008D2941">
        <w:t>más</w:t>
      </w:r>
      <w:r w:rsidRPr="008D2941">
        <w:t xml:space="preserve"> complejos que contengan diversas líneas espectrales.</w:t>
      </w:r>
    </w:p>
    <w:p w:rsidR="0080060D" w:rsidRPr="008D2941" w:rsidRDefault="00F4090E" w:rsidP="008C2D29">
      <w:pPr>
        <w:pStyle w:val="Ttulo3"/>
      </w:pPr>
      <w:bookmarkStart w:id="103" w:name="_Toc316133525"/>
      <w:r w:rsidRPr="008D2941">
        <w:t>Módulo de ruido</w:t>
      </w:r>
      <w:bookmarkEnd w:id="103"/>
    </w:p>
    <w:p w:rsidR="0080060D" w:rsidRPr="008D2941" w:rsidRDefault="00F4090E" w:rsidP="00784905">
      <w:r w:rsidRPr="008D2941">
        <w:t>Las vibraciones mecánicas son manejadas por este módulo, este módulo puede recibir un espectro de las vibraciones y luego transformarlo a un arreglo en tiempo de las vibraciones. Adicionalmente puede generar ruido blanco aditivo.</w:t>
      </w:r>
      <w:ins w:id="104" w:author="Jesús" w:date="2012-02-13T13:53:00Z">
        <w:r w:rsidR="004B291F">
          <w:t xml:space="preserve"> Cómo se simula</w:t>
        </w:r>
        <w:proofErr w:type="gramStart"/>
        <w:r w:rsidR="004B291F">
          <w:t>?</w:t>
        </w:r>
        <w:proofErr w:type="gramEnd"/>
        <w:r w:rsidR="004B291F">
          <w:t>, como un ruido sobre la fase óptica?</w:t>
        </w:r>
      </w:ins>
    </w:p>
    <w:p w:rsidR="0080060D" w:rsidRPr="008D2941" w:rsidRDefault="00344C8A" w:rsidP="008C2D29">
      <w:pPr>
        <w:pStyle w:val="Ttulo3"/>
      </w:pPr>
      <w:bookmarkStart w:id="105" w:name="_Toc316133526"/>
      <w:r w:rsidRPr="008D2941">
        <w:lastRenderedPageBreak/>
        <w:t xml:space="preserve">Módulo </w:t>
      </w:r>
      <w:r w:rsidR="005A06B2" w:rsidRPr="008D2941">
        <w:t>de interferometría</w:t>
      </w:r>
      <w:bookmarkEnd w:id="105"/>
    </w:p>
    <w:p w:rsidR="0080060D" w:rsidRPr="008D2941" w:rsidRDefault="00844FB1" w:rsidP="00784905">
      <w:r w:rsidRPr="008D2941">
        <w:t>Este módulo es el que unifica la información de todos los demás módulos y genera una imagen donde se observa la interferencia producida por la diferencia de caminos ópticos al incidir los haces sobre la muestra.</w:t>
      </w:r>
    </w:p>
    <w:p w:rsidR="0080060D" w:rsidRPr="008D2941" w:rsidRDefault="00D91FBF" w:rsidP="00784905">
      <w:r w:rsidRPr="008D2941">
        <w:t xml:space="preserve">La ecuación </w:t>
      </w:r>
      <w:r w:rsidR="007F7092" w:rsidRPr="0091532D">
        <w:fldChar w:fldCharType="begin"/>
      </w:r>
      <w:r w:rsidRPr="008D2941">
        <w:instrText xml:space="preserve"> GOTOBUTTON ZEqnNum884393  \* MERGEFORMAT </w:instrText>
      </w:r>
      <w:r w:rsidR="007F7092" w:rsidRPr="008D2941">
        <w:fldChar w:fldCharType="begin"/>
      </w:r>
      <w:r w:rsidRPr="008D2941">
        <w:instrText xml:space="preserve"> REF ZEqnNum884393 \* Charformat \! \* MERGEFORMAT </w:instrText>
      </w:r>
      <w:r w:rsidR="007F7092" w:rsidRPr="008D2941">
        <w:fldChar w:fldCharType="separate"/>
      </w:r>
      <w:r w:rsidR="005405BE">
        <w:instrText>(1.7)</w:instrText>
      </w:r>
      <w:r w:rsidR="007F7092" w:rsidRPr="008D2941">
        <w:fldChar w:fldCharType="end"/>
      </w:r>
      <w:r w:rsidR="007F7092" w:rsidRPr="0091532D">
        <w:fldChar w:fldCharType="end"/>
      </w:r>
      <w:r w:rsidRPr="008D2941">
        <w:t xml:space="preserve"> muestra la interferencia de la luz con espectro puntual, sin embargo,</w:t>
      </w:r>
      <w:ins w:id="106" w:author="Jesús" w:date="2012-02-14T11:22:00Z">
        <w:r w:rsidR="00040D47">
          <w:t xml:space="preserve"> lo natural es conseguir </w:t>
        </w:r>
      </w:ins>
      <w:del w:id="107" w:author="Jesús" w:date="2012-02-14T11:23:00Z">
        <w:r w:rsidRPr="008D2941" w:rsidDel="00040D47">
          <w:delText xml:space="preserve"> </w:delText>
        </w:r>
        <w:r w:rsidR="00C16C43" w:rsidRPr="008D2941" w:rsidDel="00040D47">
          <w:delText>existen</w:delText>
        </w:r>
        <w:r w:rsidRPr="008D2941" w:rsidDel="00040D47">
          <w:delText xml:space="preserve"> </w:delText>
        </w:r>
      </w:del>
      <w:r w:rsidRPr="008D2941">
        <w:t>fuentes de luz</w:t>
      </w:r>
      <w:r w:rsidR="00C16C43" w:rsidRPr="008D2941">
        <w:t xml:space="preserve"> que</w:t>
      </w:r>
      <w:r w:rsidRPr="008D2941">
        <w:t xml:space="preserve"> poseen espectros </w:t>
      </w:r>
      <w:del w:id="108" w:author="Jesús" w:date="2012-02-14T11:23:00Z">
        <w:r w:rsidRPr="008D2941" w:rsidDel="00040D47">
          <w:delText>no puntuales</w:delText>
        </w:r>
      </w:del>
      <w:ins w:id="109" w:author="Jesús" w:date="2012-02-14T11:23:00Z">
        <w:r w:rsidR="00040D47">
          <w:t>extensos</w:t>
        </w:r>
      </w:ins>
      <w:r w:rsidRPr="008D2941">
        <w:t xml:space="preserve">, esto </w:t>
      </w:r>
      <w:r w:rsidR="004E32B4" w:rsidRPr="008D2941">
        <w:t xml:space="preserve">hace que </w:t>
      </w:r>
      <w:r w:rsidRPr="008D2941">
        <w:t>la longitud de coherencia del sistema</w:t>
      </w:r>
      <w:r w:rsidR="00C16C43" w:rsidRPr="008D2941">
        <w:t xml:space="preserve"> entre</w:t>
      </w:r>
      <w:r w:rsidRPr="008D2941">
        <w:t xml:space="preserve"> en juego para observar los patrones de interferencia</w:t>
      </w:r>
      <w:r w:rsidR="004E32B4" w:rsidRPr="008D2941">
        <w:t>.</w:t>
      </w:r>
    </w:p>
    <w:p w:rsidR="004E32B4" w:rsidRPr="008D2941" w:rsidRDefault="004E32B4" w:rsidP="00D91FBF">
      <w:del w:id="110" w:author="Jesús" w:date="2012-02-14T11:23:00Z">
        <w:r w:rsidRPr="008D2941" w:rsidDel="00040D47">
          <w:delText>El</w:delText>
        </w:r>
        <w:r w:rsidR="00C16C43" w:rsidRPr="008D2941" w:rsidDel="00040D47">
          <w:delText xml:space="preserve"> tipo de interferómetro es seleccionable</w:delText>
        </w:r>
      </w:del>
      <w:ins w:id="111" w:author="Jesús" w:date="2012-02-14T11:23:00Z">
        <w:r w:rsidR="00040D47">
          <w:t>En el simulador</w:t>
        </w:r>
      </w:ins>
      <w:del w:id="112" w:author="Jesús" w:date="2012-02-14T11:23:00Z">
        <w:r w:rsidR="00C16C43" w:rsidRPr="008D2941" w:rsidDel="00040D47">
          <w:delText>,</w:delText>
        </w:r>
      </w:del>
      <w:r w:rsidR="00C16C43" w:rsidRPr="008D2941">
        <w:t xml:space="preserve"> se puede seleccionar</w:t>
      </w:r>
      <w:del w:id="113" w:author="Jesús" w:date="2012-02-14T11:23:00Z">
        <w:r w:rsidR="00C16C43" w:rsidRPr="008D2941" w:rsidDel="00040D47">
          <w:delText xml:space="preserve"> o</w:delText>
        </w:r>
      </w:del>
      <w:r w:rsidR="00C16C43" w:rsidRPr="008D2941">
        <w:t xml:space="preserve">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ins w:id="114" w:author="Jesús" w:date="2012-02-14T11:24:00Z">
        <w:r w:rsidR="00040D47">
          <w:t>, esto implica que</w:t>
        </w:r>
      </w:ins>
      <w:ins w:id="115" w:author="Jesús" w:date="2012-02-14T11:25:00Z">
        <w:r w:rsidR="00040D47">
          <w:t>…</w:t>
        </w:r>
      </w:ins>
      <w:r w:rsidR="00C16C43" w:rsidRPr="008D2941">
        <w:t>.</w:t>
      </w:r>
    </w:p>
    <w:p w:rsidR="002A157D" w:rsidRPr="008D2941" w:rsidRDefault="002A157D" w:rsidP="00D91FBF">
      <w:r w:rsidRPr="008D2941">
        <w:t xml:space="preserve">La intensidad recibida por un detector en un punto </w:t>
      </w:r>
      <w:r w:rsidRPr="008D2941">
        <w:rPr>
          <w:position w:val="-14"/>
        </w:rPr>
        <w:object w:dxaOrig="880" w:dyaOrig="400">
          <v:shape id="_x0000_i1075" type="#_x0000_t75" style="width:44.15pt;height:20.4pt" o:ole="">
            <v:imagedata r:id="rId110" o:title=""/>
          </v:shape>
          <o:OLEObject Type="Embed" ProgID="Equation.DSMT4" ShapeID="_x0000_i1075" DrawAspect="Content" ObjectID="_1391606736" r:id="rId111"/>
        </w:object>
      </w:r>
      <w:ins w:id="116" w:author="Jesús" w:date="2012-02-14T11:25:00Z">
        <w:r w:rsidR="00040D47">
          <w:rPr>
            <w:position w:val="-14"/>
          </w:rPr>
          <w:t xml:space="preserve">, </w:t>
        </w:r>
      </w:ins>
      <w:r w:rsidRPr="008D2941">
        <w:t xml:space="preserve"> </w:t>
      </w:r>
      <w:ins w:id="117" w:author="Jesús" w:date="2012-02-14T11:25:00Z">
        <w:r w:rsidR="00040D47">
          <w:t>luego de inte</w:t>
        </w:r>
      </w:ins>
      <w:ins w:id="118" w:author="Jesús" w:date="2012-02-14T11:26:00Z">
        <w:r w:rsidR="00040D47">
          <w:t>r</w:t>
        </w:r>
      </w:ins>
      <w:ins w:id="119" w:author="Jesús" w:date="2012-02-14T11:25:00Z">
        <w:r w:rsidR="00040D47">
          <w:t xml:space="preserve">ferir los dos haces </w:t>
        </w:r>
      </w:ins>
      <w:r w:rsidRPr="008D2941">
        <w:t>viene dada por la ecuación</w:t>
      </w:r>
    </w:p>
    <w:p w:rsidR="0080060D" w:rsidRPr="0091532D" w:rsidRDefault="004E32B4" w:rsidP="00784905">
      <w:pPr>
        <w:pStyle w:val="MTDisplayEquation"/>
        <w:rPr>
          <w:lang w:val="es-VE"/>
        </w:rPr>
      </w:pPr>
      <w:r w:rsidRPr="0091532D">
        <w:rPr>
          <w:lang w:val="es-VE"/>
        </w:rPr>
        <w:tab/>
      </w:r>
      <w:r w:rsidR="002A157D" w:rsidRPr="0091532D">
        <w:rPr>
          <w:position w:val="-30"/>
          <w:lang w:val="es-VE"/>
        </w:rPr>
        <w:object w:dxaOrig="4099" w:dyaOrig="720">
          <v:shape id="_x0000_i1076" type="#_x0000_t75" style="width:204.45pt;height:36pt" o:ole="">
            <v:imagedata r:id="rId112" o:title=""/>
          </v:shape>
          <o:OLEObject Type="Embed" ProgID="Equation.DSMT4" ShapeID="_x0000_i1076" DrawAspect="Content" ObjectID="_1391606737" r:id="rId1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20" w:name="ZEqnNum13371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11</w:instrText>
      </w:r>
      <w:r w:rsidR="00CF2C7B">
        <w:rPr>
          <w:lang w:val="es-VE"/>
        </w:rPr>
        <w:fldChar w:fldCharType="end"/>
      </w:r>
      <w:r w:rsidR="00CF2C7B">
        <w:rPr>
          <w:lang w:val="es-VE"/>
        </w:rPr>
        <w:instrText>)</w:instrText>
      </w:r>
      <w:bookmarkEnd w:id="120"/>
      <w:r w:rsidR="00CF2C7B">
        <w:rPr>
          <w:lang w:val="es-VE"/>
        </w:rPr>
        <w:fldChar w:fldCharType="end"/>
      </w:r>
    </w:p>
    <w:p w:rsidR="00C16C43" w:rsidRPr="0091532D" w:rsidRDefault="004E32B4" w:rsidP="00C16C43">
      <w:pPr>
        <w:pStyle w:val="MTDisplayEquation"/>
        <w:rPr>
          <w:lang w:val="es-VE"/>
        </w:rPr>
      </w:pPr>
      <w:r w:rsidRPr="0091532D">
        <w:rPr>
          <w:lang w:val="es-VE"/>
        </w:rPr>
        <w:t>Con</w:t>
      </w:r>
      <w:r w:rsidR="002A157D" w:rsidRPr="0091532D">
        <w:rPr>
          <w:lang w:val="es-VE"/>
        </w:rPr>
        <w:t xml:space="preserve"> </w:t>
      </w:r>
      <w:r w:rsidR="002A157D" w:rsidRPr="0091532D">
        <w:rPr>
          <w:position w:val="-12"/>
          <w:lang w:val="es-VE"/>
        </w:rPr>
        <w:object w:dxaOrig="240" w:dyaOrig="360">
          <v:shape id="_x0000_i1077" type="#_x0000_t75" style="width:12.25pt;height:18.35pt" o:ole="">
            <v:imagedata r:id="rId114" o:title=""/>
          </v:shape>
          <o:OLEObject Type="Embed" ProgID="Equation.DSMT4" ShapeID="_x0000_i1077" DrawAspect="Content" ObjectID="_1391606738" r:id="rId115"/>
        </w:object>
      </w:r>
      <w:r w:rsidR="002A157D" w:rsidRPr="0091532D">
        <w:rPr>
          <w:lang w:val="es-VE"/>
        </w:rPr>
        <w:t xml:space="preserve"> la</w:t>
      </w:r>
      <w:r w:rsidR="00495037" w:rsidRPr="0091532D">
        <w:rPr>
          <w:lang w:val="es-VE"/>
        </w:rPr>
        <w:t xml:space="preserve"> intensidad de la fuente de luz,</w:t>
      </w:r>
      <w:r w:rsidRPr="0091532D">
        <w:rPr>
          <w:lang w:val="es-VE"/>
        </w:rPr>
        <w:t xml:space="preserve"> </w:t>
      </w:r>
      <w:r w:rsidRPr="0091532D">
        <w:rPr>
          <w:position w:val="-6"/>
          <w:lang w:val="es-VE"/>
        </w:rPr>
        <w:object w:dxaOrig="220" w:dyaOrig="279">
          <v:shape id="_x0000_i1078" type="#_x0000_t75" style="width:11.55pt;height:14.25pt" o:ole="">
            <v:imagedata r:id="rId116" o:title=""/>
          </v:shape>
          <o:OLEObject Type="Embed" ProgID="Equation.DSMT4" ShapeID="_x0000_i1078" DrawAspect="Content" ObjectID="_1391606739" r:id="rId117"/>
        </w:object>
      </w:r>
      <w:r w:rsidR="00495037" w:rsidRPr="0091532D">
        <w:rPr>
          <w:lang w:val="es-VE"/>
        </w:rPr>
        <w:t xml:space="preserve"> como la distancia que hay entre el plano de imagen y la </w:t>
      </w:r>
      <w:proofErr w:type="gramStart"/>
      <w:r w:rsidR="00495037" w:rsidRPr="0091532D">
        <w:rPr>
          <w:lang w:val="es-VE"/>
        </w:rPr>
        <w:t>muestra</w:t>
      </w:r>
      <w:ins w:id="121" w:author="Jesús" w:date="2012-02-14T11:30:00Z">
        <w:r w:rsidR="00040D47">
          <w:rPr>
            <w:lang w:val="es-VE"/>
          </w:rPr>
          <w:t>(</w:t>
        </w:r>
        <w:proofErr w:type="gramEnd"/>
        <w:r w:rsidR="00040D47">
          <w:rPr>
            <w:lang w:val="es-VE"/>
          </w:rPr>
          <w:t>camino óptico</w:t>
        </w:r>
      </w:ins>
      <w:ins w:id="122" w:author="Jesús" w:date="2012-02-14T11:31:00Z">
        <w:r w:rsidR="00040D47">
          <w:rPr>
            <w:lang w:val="es-VE"/>
          </w:rPr>
          <w:t>?)</w:t>
        </w:r>
      </w:ins>
      <w:r w:rsidRPr="0091532D">
        <w:rPr>
          <w:lang w:val="es-VE"/>
        </w:rPr>
        <w:t>,</w:t>
      </w:r>
      <w:r w:rsidR="00C16C43" w:rsidRPr="0091532D">
        <w:rPr>
          <w:lang w:val="es-VE"/>
        </w:rPr>
        <w:t xml:space="preserve"> y </w:t>
      </w:r>
      <w:r w:rsidR="00C16C43" w:rsidRPr="0091532D">
        <w:rPr>
          <w:position w:val="-6"/>
          <w:lang w:val="es-VE"/>
        </w:rPr>
        <w:object w:dxaOrig="200" w:dyaOrig="220">
          <v:shape id="_x0000_i1079" type="#_x0000_t75" style="width:9.5pt;height:11.55pt" o:ole="">
            <v:imagedata r:id="rId118" o:title=""/>
          </v:shape>
          <o:OLEObject Type="Embed" ProgID="Equation.DSMT4" ShapeID="_x0000_i1079" DrawAspect="Content" ObjectID="_1391606740" r:id="rId119"/>
        </w:object>
      </w:r>
      <w:r w:rsidR="00C16C43" w:rsidRPr="0091532D">
        <w:rPr>
          <w:lang w:val="es-VE"/>
        </w:rPr>
        <w:t xml:space="preserve"> la frecuencia de la luz</w:t>
      </w:r>
      <w:ins w:id="123" w:author="Jesús" w:date="2012-02-14T11:27:00Z">
        <w:r w:rsidR="00040D47">
          <w:rPr>
            <w:lang w:val="es-VE"/>
          </w:rPr>
          <w:t xml:space="preserve"> esto sería para el caso puntual, cierto?, debes indicarlo</w:t>
        </w:r>
      </w:ins>
      <w:r w:rsidR="00C16C43" w:rsidRPr="0091532D">
        <w:rPr>
          <w:lang w:val="es-VE"/>
        </w:rPr>
        <w:t>.</w:t>
      </w:r>
    </w:p>
    <w:p w:rsidR="00C16C43" w:rsidRPr="0091532D" w:rsidRDefault="004E32B4">
      <w:pPr>
        <w:pStyle w:val="MTDisplayEquation"/>
        <w:rPr>
          <w:lang w:val="es-VE"/>
        </w:rPr>
      </w:pPr>
      <w:r w:rsidRPr="0091532D">
        <w:rPr>
          <w:position w:val="-12"/>
          <w:lang w:val="es-VE"/>
        </w:rPr>
        <w:object w:dxaOrig="220" w:dyaOrig="360">
          <v:shape id="_x0000_i1080" type="#_x0000_t75" style="width:11.55pt;height:18.35pt" o:ole="">
            <v:imagedata r:id="rId120" o:title=""/>
          </v:shape>
          <o:OLEObject Type="Embed" ProgID="Equation.DSMT4" ShapeID="_x0000_i1080" DrawAspect="Content" ObjectID="_1391606741" r:id="rId121"/>
        </w:object>
      </w:r>
      <w:r w:rsidRPr="0091532D">
        <w:rPr>
          <w:lang w:val="es-VE"/>
        </w:rPr>
        <w:t xml:space="preserve"> </w:t>
      </w:r>
      <w:proofErr w:type="gramStart"/>
      <w:r w:rsidRPr="0091532D">
        <w:rPr>
          <w:lang w:val="es-VE"/>
        </w:rPr>
        <w:t>y</w:t>
      </w:r>
      <w:proofErr w:type="gramEnd"/>
      <w:r w:rsidRPr="0091532D">
        <w:rPr>
          <w:lang w:val="es-VE"/>
        </w:rPr>
        <w:t xml:space="preserve"> </w:t>
      </w:r>
      <w:r w:rsidR="002A157D" w:rsidRPr="0091532D">
        <w:rPr>
          <w:position w:val="-12"/>
          <w:lang w:val="es-VE"/>
        </w:rPr>
        <w:object w:dxaOrig="220" w:dyaOrig="360">
          <v:shape id="_x0000_i1081" type="#_x0000_t75" style="width:11.55pt;height:18.35pt" o:ole="">
            <v:imagedata r:id="rId122" o:title=""/>
          </v:shape>
          <o:OLEObject Type="Embed" ProgID="Equation.DSMT4" ShapeID="_x0000_i1081" DrawAspect="Content" ObjectID="_1391606742" r:id="rId123"/>
        </w:object>
      </w:r>
      <w:r w:rsidR="00D91FBF" w:rsidRPr="0091532D">
        <w:rPr>
          <w:lang w:val="es-VE"/>
        </w:rPr>
        <w:t xml:space="preserve"> </w:t>
      </w:r>
      <w:r w:rsidR="00C16C43" w:rsidRPr="0091532D">
        <w:rPr>
          <w:lang w:val="es-VE"/>
        </w:rPr>
        <w:t xml:space="preserve">son </w:t>
      </w:r>
      <w:r w:rsidR="002A157D" w:rsidRPr="0091532D">
        <w:rPr>
          <w:lang w:val="es-VE"/>
        </w:rPr>
        <w:t xml:space="preserve">los </w:t>
      </w:r>
      <w:r w:rsidR="00293FF6" w:rsidRPr="0091532D">
        <w:rPr>
          <w:lang w:val="es-VE"/>
        </w:rPr>
        <w:t>coeficientes de atenuación del haz de muestra y el haz de referencia respectivamente</w:t>
      </w:r>
      <w:ins w:id="124" w:author="Jesús" w:date="2012-02-14T11:27:00Z">
        <w:r w:rsidR="00040D47">
          <w:rPr>
            <w:lang w:val="es-VE"/>
          </w:rPr>
          <w:t>.</w:t>
        </w:r>
      </w:ins>
      <w:del w:id="125" w:author="Jesús" w:date="2012-02-14T11:27:00Z">
        <w:r w:rsidR="002A157D" w:rsidRPr="0091532D" w:rsidDel="00040D47">
          <w:rPr>
            <w:lang w:val="es-VE"/>
          </w:rPr>
          <w:delText>,</w:delText>
        </w:r>
      </w:del>
      <w:r w:rsidR="00495037" w:rsidRPr="0091532D">
        <w:rPr>
          <w:lang w:val="es-VE"/>
        </w:rPr>
        <w:t xml:space="preserve"> </w:t>
      </w:r>
      <w:ins w:id="126" w:author="Jesús" w:date="2012-02-14T11:27:00Z">
        <w:r w:rsidR="00040D47">
          <w:rPr>
            <w:lang w:val="es-VE"/>
          </w:rPr>
          <w:t>P</w:t>
        </w:r>
      </w:ins>
      <w:del w:id="127" w:author="Jesús" w:date="2012-02-14T11:27:00Z">
        <w:r w:rsidR="00C16C43" w:rsidRPr="0091532D" w:rsidDel="00040D47">
          <w:rPr>
            <w:lang w:val="es-VE"/>
          </w:rPr>
          <w:delText>p</w:delText>
        </w:r>
      </w:del>
      <w:r w:rsidR="00C16C43" w:rsidRPr="0091532D">
        <w:rPr>
          <w:lang w:val="es-VE"/>
        </w:rPr>
        <w:t xml:space="preserve">ara un interferómetro de </w:t>
      </w:r>
      <w:proofErr w:type="spellStart"/>
      <w:r w:rsidR="00C16C43" w:rsidRPr="0091532D">
        <w:rPr>
          <w:lang w:val="es-VE"/>
        </w:rPr>
        <w:t>Michelson</w:t>
      </w:r>
      <w:proofErr w:type="spellEnd"/>
      <w:r w:rsidR="007F4D6A" w:rsidRPr="0091532D">
        <w:rPr>
          <w:lang w:val="es-VE"/>
        </w:rPr>
        <w:t xml:space="preserve"> se tiene que:</w:t>
      </w:r>
    </w:p>
    <w:p w:rsidR="0080060D" w:rsidRPr="0091532D" w:rsidRDefault="00C16C43" w:rsidP="00784905">
      <w:pPr>
        <w:pStyle w:val="MTDisplayEquation"/>
        <w:rPr>
          <w:lang w:val="es-VE"/>
        </w:rPr>
      </w:pPr>
      <w:r w:rsidRPr="0091532D">
        <w:rPr>
          <w:lang w:val="es-VE"/>
        </w:rPr>
        <w:tab/>
      </w:r>
      <w:r w:rsidR="007F4D6A" w:rsidRPr="0091532D">
        <w:rPr>
          <w:position w:val="-30"/>
          <w:lang w:val="es-VE"/>
        </w:rPr>
        <w:object w:dxaOrig="1740" w:dyaOrig="720">
          <v:shape id="_x0000_i1082" type="#_x0000_t75" style="width:86.95pt;height:36pt" o:ole="">
            <v:imagedata r:id="rId124" o:title=""/>
          </v:shape>
          <o:OLEObject Type="Embed" ProgID="Equation.DSMT4" ShapeID="_x0000_i1082" DrawAspect="Content" ObjectID="_1391606743" r:id="rId125"/>
        </w:object>
      </w:r>
    </w:p>
    <w:p w:rsidR="0080060D" w:rsidRPr="0091532D" w:rsidRDefault="007F4D6A" w:rsidP="00784905">
      <w:r w:rsidRPr="0091532D">
        <w:lastRenderedPageBreak/>
        <w:t xml:space="preserve">Donde </w:t>
      </w:r>
      <w:r w:rsidRPr="0091532D">
        <w:rPr>
          <w:position w:val="-12"/>
        </w:rPr>
        <w:object w:dxaOrig="1219" w:dyaOrig="360">
          <v:shape id="_x0000_i1083" type="#_x0000_t75" style="width:61.15pt;height:18.35pt" o:ole="">
            <v:imagedata r:id="rId126" o:title=""/>
          </v:shape>
          <o:OLEObject Type="Embed" ProgID="Equation.DSMT4" ShapeID="_x0000_i1083" DrawAspect="Content" ObjectID="_1391606744" r:id="rId127"/>
        </w:object>
      </w:r>
      <w:r w:rsidRPr="0091532D">
        <w:t xml:space="preserve"> es el coeficiente de transmisión del divisor de haz y </w:t>
      </w:r>
      <w:r w:rsidRPr="0091532D">
        <w:rPr>
          <w:position w:val="-12"/>
        </w:rPr>
        <w:object w:dxaOrig="400" w:dyaOrig="360">
          <v:shape id="_x0000_i1084" type="#_x0000_t75" style="width:19.7pt;height:18.35pt" o:ole="">
            <v:imagedata r:id="rId128" o:title=""/>
          </v:shape>
          <o:OLEObject Type="Embed" ProgID="Equation.DSMT4" ShapeID="_x0000_i1084" DrawAspect="Content" ObjectID="_1391606745" r:id="rId129"/>
        </w:object>
      </w:r>
      <w:r w:rsidRPr="0091532D">
        <w:t xml:space="preserve"> el coeficiente de reflexión; </w:t>
      </w:r>
      <w:r w:rsidRPr="0091532D">
        <w:rPr>
          <w:position w:val="-12"/>
        </w:rPr>
        <w:object w:dxaOrig="300" w:dyaOrig="360">
          <v:shape id="_x0000_i1085" type="#_x0000_t75" style="width:14.95pt;height:18.35pt" o:ole="">
            <v:imagedata r:id="rId130" o:title=""/>
          </v:shape>
          <o:OLEObject Type="Embed" ProgID="Equation.DSMT4" ShapeID="_x0000_i1085" DrawAspect="Content" ObjectID="_1391606746" r:id="rId131"/>
        </w:object>
      </w:r>
      <w:r w:rsidRPr="0091532D">
        <w:t xml:space="preserve"> es la </w:t>
      </w:r>
      <w:proofErr w:type="spellStart"/>
      <w:r w:rsidRPr="0091532D">
        <w:t>reflectividad</w:t>
      </w:r>
      <w:proofErr w:type="spellEnd"/>
      <w:r w:rsidRPr="0091532D">
        <w:t xml:space="preserve"> de la muestra mientras que </w:t>
      </w:r>
      <w:r w:rsidRPr="0091532D">
        <w:rPr>
          <w:position w:val="-12"/>
        </w:rPr>
        <w:object w:dxaOrig="460" w:dyaOrig="360">
          <v:shape id="_x0000_i1086" type="#_x0000_t75" style="width:23.1pt;height:18.35pt" o:ole="">
            <v:imagedata r:id="rId132" o:title=""/>
          </v:shape>
          <o:OLEObject Type="Embed" ProgID="Equation.DSMT4" ShapeID="_x0000_i1086" DrawAspect="Content" ObjectID="_1391606747" r:id="rId133"/>
        </w:object>
      </w:r>
      <w:r w:rsidRPr="0091532D">
        <w:t xml:space="preserve"> es el coeficiente de reflexión del espejo de referencia.</w:t>
      </w:r>
    </w:p>
    <w:p w:rsidR="007F4D6A" w:rsidRPr="0091532D" w:rsidRDefault="007F4D6A" w:rsidP="00C16C43">
      <w:r w:rsidRPr="0091532D">
        <w:t xml:space="preserve">Para un interferómetro de Mirau se tiene que: </w:t>
      </w:r>
    </w:p>
    <w:p w:rsidR="0080060D" w:rsidRPr="0091532D" w:rsidRDefault="007F4D6A" w:rsidP="00784905">
      <w:pPr>
        <w:pStyle w:val="MTDisplayEquation"/>
        <w:rPr>
          <w:lang w:val="es-VE"/>
        </w:rPr>
      </w:pPr>
      <w:r w:rsidRPr="0091532D">
        <w:rPr>
          <w:lang w:val="es-VE"/>
        </w:rPr>
        <w:tab/>
      </w:r>
      <w:r w:rsidRPr="0091532D">
        <w:rPr>
          <w:position w:val="-32"/>
          <w:lang w:val="es-VE"/>
        </w:rPr>
        <w:object w:dxaOrig="2880" w:dyaOrig="760">
          <v:shape id="_x0000_i1087" type="#_x0000_t75" style="width:2in;height:38.05pt" o:ole="">
            <v:imagedata r:id="rId134" o:title=""/>
          </v:shape>
          <o:OLEObject Type="Embed" ProgID="Equation.DSMT4" ShapeID="_x0000_i1087" DrawAspect="Content" ObjectID="_1391606748" r:id="rId135"/>
        </w:object>
      </w:r>
    </w:p>
    <w:p w:rsidR="0080060D" w:rsidRPr="0091532D" w:rsidRDefault="00495037" w:rsidP="00784905">
      <w:r w:rsidRPr="0091532D">
        <w:t xml:space="preserve">Si se considera </w:t>
      </w:r>
      <w:ins w:id="128" w:author="Jesús" w:date="2012-02-14T11:29:00Z">
        <w:r w:rsidR="00040D47">
          <w:t>una</w:t>
        </w:r>
      </w:ins>
      <w:del w:id="129" w:author="Jesús" w:date="2012-02-14T11:29:00Z">
        <w:r w:rsidRPr="0091532D" w:rsidDel="00040D47">
          <w:delText>la</w:delText>
        </w:r>
      </w:del>
      <w:r w:rsidRPr="0091532D">
        <w:t xml:space="preserve"> fuente con </w:t>
      </w:r>
      <w:del w:id="130" w:author="Jesús" w:date="2012-02-14T11:29:00Z">
        <w:r w:rsidRPr="0091532D" w:rsidDel="00040D47">
          <w:delText>un</w:delText>
        </w:r>
      </w:del>
      <w:r w:rsidRPr="0091532D">
        <w:t xml:space="preserve"> espectro no puntual, se tiene que la intensidad en el receptor será la suma de todas las componentes frecuenciales de la fuente interfiriendo, por lo tanto la ecuación </w:t>
      </w:r>
      <w:r w:rsidR="007F7092" w:rsidRPr="0091532D">
        <w:fldChar w:fldCharType="begin"/>
      </w:r>
      <w:r w:rsidR="00F41663" w:rsidRPr="0091532D">
        <w:instrText xml:space="preserve"> GOTOBUTTON ZEqnNum133711  \* MERGEFORMAT </w:instrText>
      </w:r>
      <w:r w:rsidR="007F7092" w:rsidRPr="0091532D">
        <w:fldChar w:fldCharType="begin"/>
      </w:r>
      <w:r w:rsidR="00F41663" w:rsidRPr="0091532D">
        <w:instrText xml:space="preserve"> REF ZEqnNum133711 \* Charformat \! \* MERGEFORMAT </w:instrText>
      </w:r>
      <w:r w:rsidR="007F7092" w:rsidRPr="0091532D">
        <w:fldChar w:fldCharType="separate"/>
      </w:r>
      <w:r w:rsidR="005405BE">
        <w:instrText>(1.11)</w:instrText>
      </w:r>
      <w:r w:rsidR="007F7092" w:rsidRPr="0091532D">
        <w:fldChar w:fldCharType="end"/>
      </w:r>
      <w:r w:rsidR="007F7092" w:rsidRPr="0091532D">
        <w:fldChar w:fldCharType="end"/>
      </w:r>
      <w:r w:rsidR="00F41663" w:rsidRPr="0091532D">
        <w:t xml:space="preserve"> </w:t>
      </w:r>
      <w:r w:rsidRPr="0091532D">
        <w:t>quedaría de la siguiente forma</w:t>
      </w:r>
      <w:ins w:id="131" w:author="Jesús" w:date="2012-02-14T11:29:00Z">
        <w:r w:rsidR="00040D47">
          <w:t xml:space="preserve"> (no tiene número</w:t>
        </w:r>
        <w:proofErr w:type="gramStart"/>
        <w:r w:rsidR="00040D47">
          <w:t>?</w:t>
        </w:r>
        <w:proofErr w:type="gramEnd"/>
        <w:r w:rsidR="00040D47">
          <w:t xml:space="preserve"> Esta no es importante</w:t>
        </w:r>
        <w:proofErr w:type="gramStart"/>
        <w:r w:rsidR="00040D47">
          <w:t>?</w:t>
        </w:r>
      </w:ins>
      <w:proofErr w:type="gramEnd"/>
      <w:r w:rsidRPr="0091532D">
        <w:t>:</w:t>
      </w:r>
    </w:p>
    <w:p w:rsidR="0080060D" w:rsidRPr="0091532D" w:rsidRDefault="00F41663" w:rsidP="00784905">
      <w:pPr>
        <w:pStyle w:val="MTDisplayEquation"/>
        <w:rPr>
          <w:lang w:val="es-VE"/>
        </w:rPr>
      </w:pPr>
      <w:r w:rsidRPr="0091532D">
        <w:rPr>
          <w:lang w:val="es-VE"/>
        </w:rPr>
        <w:tab/>
      </w:r>
      <w:r w:rsidR="005A06B2" w:rsidRPr="0091532D">
        <w:rPr>
          <w:position w:val="-30"/>
          <w:lang w:val="es-VE"/>
        </w:rPr>
        <w:object w:dxaOrig="5400" w:dyaOrig="720">
          <v:shape id="_x0000_i1088" type="#_x0000_t75" style="width:270.35pt;height:36pt" o:ole="">
            <v:imagedata r:id="rId136" o:title=""/>
          </v:shape>
          <o:OLEObject Type="Embed" ProgID="Equation.DSMT4" ShapeID="_x0000_i1088" DrawAspect="Content" ObjectID="_1391606749" r:id="rId137"/>
        </w:object>
      </w:r>
    </w:p>
    <w:p w:rsidR="0080060D" w:rsidRPr="0091532D" w:rsidRDefault="00F41663" w:rsidP="00784905">
      <w:r w:rsidRPr="0091532D">
        <w:t xml:space="preserve">Donde </w:t>
      </w:r>
      <w:r w:rsidRPr="0091532D">
        <w:rPr>
          <w:position w:val="-14"/>
        </w:rPr>
        <w:object w:dxaOrig="600" w:dyaOrig="400">
          <v:shape id="_x0000_i1089" type="#_x0000_t75" style="width:29.9pt;height:20.4pt" o:ole="">
            <v:imagedata r:id="rId138" o:title=""/>
          </v:shape>
          <o:OLEObject Type="Embed" ProgID="Equation.DSMT4" ShapeID="_x0000_i1089" DrawAspect="Content" ObjectID="_1391606750" r:id="rId139"/>
        </w:object>
      </w:r>
      <w:r w:rsidRPr="0091532D">
        <w:t xml:space="preserve"> es el espectro de potencia</w:t>
      </w:r>
      <w:ins w:id="132" w:author="Jesús" w:date="2012-02-14T11:30:00Z">
        <w:r w:rsidR="00040D47">
          <w:t xml:space="preserve"> (no se si eso de espectro de potencia sea la expresión adecuada, si no hay otra mejor pues la dejas)</w:t>
        </w:r>
      </w:ins>
      <w:r w:rsidRPr="0091532D">
        <w:t xml:space="preserve"> de la fuente en frecuencia</w:t>
      </w:r>
      <w:r w:rsidR="000A2010" w:rsidRPr="0091532D">
        <w:t xml:space="preserve">, </w:t>
      </w:r>
      <w:r w:rsidR="005A06B2" w:rsidRPr="0091532D">
        <w:rPr>
          <w:position w:val="-6"/>
        </w:rPr>
        <w:object w:dxaOrig="940" w:dyaOrig="279">
          <v:shape id="_x0000_i1090" type="#_x0000_t75" style="width:47.55pt;height:14.25pt" o:ole="">
            <v:imagedata r:id="rId140" o:title=""/>
          </v:shape>
          <o:OLEObject Type="Embed" ProgID="Equation.DSMT4" ShapeID="_x0000_i1090" DrawAspect="Content" ObjectID="_1391606751" r:id="rId141"/>
        </w:object>
      </w:r>
      <w:r w:rsidRPr="0091532D">
        <w:t xml:space="preserve"> </w:t>
      </w:r>
      <w:r w:rsidR="000A2010" w:rsidRPr="0091532D">
        <w:t xml:space="preserve">es la diferencia de camino óptico entre los haces </w:t>
      </w:r>
      <w:r w:rsidRPr="0091532D">
        <w:t xml:space="preserve">y </w:t>
      </w:r>
      <w:r w:rsidRPr="0091532D">
        <w:rPr>
          <w:position w:val="-14"/>
        </w:rPr>
        <w:object w:dxaOrig="560" w:dyaOrig="400">
          <v:shape id="_x0000_i1091" type="#_x0000_t75" style="width:27.85pt;height:20.4pt" o:ole="">
            <v:imagedata r:id="rId142" o:title=""/>
          </v:shape>
          <o:OLEObject Type="Embed" ProgID="Equation.DSMT4" ShapeID="_x0000_i1091" DrawAspect="Content" ObjectID="_1391606752" r:id="rId143"/>
        </w:object>
      </w:r>
      <w:r w:rsidRPr="0091532D">
        <w:t xml:space="preserve"> el espectro de absorción de potencia</w:t>
      </w:r>
      <w:ins w:id="133" w:author="Jesús" w:date="2012-02-14T11:31:00Z">
        <w:r w:rsidR="00040D47">
          <w:t xml:space="preserve"> (insisto en que yo quitara en “potencia”, revisa el </w:t>
        </w:r>
        <w:proofErr w:type="spellStart"/>
        <w:r w:rsidR="00040D47">
          <w:t>Hariharan</w:t>
        </w:r>
        <w:proofErr w:type="spellEnd"/>
        <w:r w:rsidR="00040D47">
          <w:t xml:space="preserve"> a ver cómo lo pone)</w:t>
        </w:r>
      </w:ins>
      <w:r w:rsidRPr="0091532D">
        <w:t xml:space="preserve"> del detector. Asumiendo que </w:t>
      </w:r>
      <w:r w:rsidRPr="0091532D">
        <w:rPr>
          <w:position w:val="-12"/>
        </w:rPr>
        <w:object w:dxaOrig="220" w:dyaOrig="360">
          <v:shape id="_x0000_i1092" type="#_x0000_t75" style="width:11.55pt;height:18.35pt" o:ole="">
            <v:imagedata r:id="rId144" o:title=""/>
          </v:shape>
          <o:OLEObject Type="Embed" ProgID="Equation.DSMT4" ShapeID="_x0000_i1092" DrawAspect="Content" ObjectID="_1391606753" r:id="rId145"/>
        </w:object>
      </w:r>
      <w:r w:rsidRPr="0091532D">
        <w:t xml:space="preserve"> y </w:t>
      </w:r>
      <w:r w:rsidRPr="0091532D">
        <w:rPr>
          <w:position w:val="-12"/>
        </w:rPr>
        <w:object w:dxaOrig="220" w:dyaOrig="360">
          <v:shape id="_x0000_i1093" type="#_x0000_t75" style="width:11.55pt;height:18.35pt" o:ole="">
            <v:imagedata r:id="rId146" o:title=""/>
          </v:shape>
          <o:OLEObject Type="Embed" ProgID="Equation.DSMT4" ShapeID="_x0000_i1093" DrawAspect="Content" ObjectID="_1391606754" r:id="rId147"/>
        </w:object>
      </w:r>
      <w:r w:rsidRPr="0091532D">
        <w:t xml:space="preserve"> no dependen de la frecuencia de la luz se obtiene:</w:t>
      </w:r>
    </w:p>
    <w:p w:rsidR="0080060D" w:rsidRPr="0091532D" w:rsidRDefault="00F41663" w:rsidP="00784905">
      <w:pPr>
        <w:pStyle w:val="MTDisplayEquation"/>
        <w:rPr>
          <w:lang w:val="es-VE"/>
        </w:rPr>
      </w:pPr>
      <w:r w:rsidRPr="0091532D">
        <w:rPr>
          <w:lang w:val="es-VE"/>
        </w:rPr>
        <w:tab/>
      </w:r>
      <w:r w:rsidR="005A06B2" w:rsidRPr="0091532D">
        <w:rPr>
          <w:position w:val="-68"/>
          <w:lang w:val="es-VE"/>
        </w:rPr>
        <w:object w:dxaOrig="6759" w:dyaOrig="1480">
          <v:shape id="_x0000_i1094" type="#_x0000_t75" style="width:338.25pt;height:74.05pt" o:ole="">
            <v:imagedata r:id="rId148" o:title=""/>
          </v:shape>
          <o:OLEObject Type="Embed" ProgID="Equation.DSMT4" ShapeID="_x0000_i1094" DrawAspect="Content" ObjectID="_1391606755" r:id="rId149"/>
        </w:object>
      </w:r>
    </w:p>
    <w:p w:rsidR="00F41663" w:rsidRPr="0091532D" w:rsidRDefault="000A2010" w:rsidP="00F41663">
      <w:r w:rsidRPr="0091532D">
        <w:t xml:space="preserve">Donde </w:t>
      </w:r>
      <w:r w:rsidRPr="0091532D">
        <w:rPr>
          <w:position w:val="-12"/>
        </w:rPr>
        <w:object w:dxaOrig="360" w:dyaOrig="360">
          <v:shape id="_x0000_i1095" type="#_x0000_t75" style="width:18.35pt;height:18.35pt" o:ole="">
            <v:imagedata r:id="rId150" o:title=""/>
          </v:shape>
          <o:OLEObject Type="Embed" ProgID="Equation.DSMT4" ShapeID="_x0000_i1095" DrawAspect="Content" ObjectID="_1391606756" r:id="rId151"/>
        </w:object>
      </w:r>
      <w:r w:rsidRPr="0091532D">
        <w:t xml:space="preserve"> es la intensidad de la luz que pudiese ser recibida por el detector. Como los espectros de potencia son pares</w:t>
      </w:r>
      <w:del w:id="134" w:author="Jesús" w:date="2012-02-14T11:32:00Z">
        <w:r w:rsidRPr="0091532D" w:rsidDel="0053498C">
          <w:delText xml:space="preserve">, los límites de la integral pueden ser sustituidos desde </w:delText>
        </w:r>
        <w:r w:rsidRPr="0091532D" w:rsidDel="0053498C">
          <w:rPr>
            <w:position w:val="-6"/>
          </w:rPr>
          <w:object w:dxaOrig="200" w:dyaOrig="279">
            <v:shape id="_x0000_i1096" type="#_x0000_t75" style="width:9.5pt;height:14.25pt" o:ole="">
              <v:imagedata r:id="rId152" o:title=""/>
            </v:shape>
            <o:OLEObject Type="Embed" ProgID="Equation.DSMT4" ShapeID="_x0000_i1096" DrawAspect="Content" ObjectID="_1391606757" r:id="rId153"/>
          </w:object>
        </w:r>
        <w:r w:rsidRPr="0091532D" w:rsidDel="0053498C">
          <w:delText xml:space="preserve"> hasta </w:delText>
        </w:r>
        <w:r w:rsidRPr="0091532D" w:rsidDel="0053498C">
          <w:rPr>
            <w:position w:val="-4"/>
          </w:rPr>
          <w:object w:dxaOrig="240" w:dyaOrig="200">
            <v:shape id="_x0000_i1097" type="#_x0000_t75" style="width:12.25pt;height:9.5pt" o:ole="">
              <v:imagedata r:id="rId154" o:title=""/>
            </v:shape>
            <o:OLEObject Type="Embed" ProgID="Equation.DSMT4" ShapeID="_x0000_i1097" DrawAspect="Content" ObjectID="_1391606758" r:id="rId155"/>
          </w:object>
        </w:r>
      </w:del>
      <w:ins w:id="135" w:author="Jesús" w:date="2012-02-14T11:32:00Z">
        <w:r w:rsidR="0053498C">
          <w:t>:</w:t>
        </w:r>
      </w:ins>
    </w:p>
    <w:p w:rsidR="0080060D" w:rsidRPr="0091532D" w:rsidRDefault="00B14D83" w:rsidP="00784905">
      <w:pPr>
        <w:pStyle w:val="MTDisplayEquation"/>
        <w:rPr>
          <w:lang w:val="es-VE"/>
        </w:rPr>
      </w:pPr>
      <w:r w:rsidRPr="0091532D">
        <w:rPr>
          <w:lang w:val="es-VE"/>
        </w:rPr>
        <w:lastRenderedPageBreak/>
        <w:tab/>
      </w:r>
      <w:r w:rsidR="005A06B2" w:rsidRPr="0091532D">
        <w:rPr>
          <w:position w:val="-32"/>
          <w:lang w:val="es-VE"/>
        </w:rPr>
        <w:object w:dxaOrig="5300" w:dyaOrig="740">
          <v:shape id="_x0000_i1098" type="#_x0000_t75" style="width:264.9pt;height:36.7pt" o:ole="">
            <v:imagedata r:id="rId156" o:title=""/>
          </v:shape>
          <o:OLEObject Type="Embed" ProgID="Equation.DSMT4" ShapeID="_x0000_i1098" DrawAspect="Content" ObjectID="_1391606759" r:id="rId157"/>
        </w:object>
      </w:r>
    </w:p>
    <w:p w:rsidR="00B14D83" w:rsidRPr="0091532D" w:rsidRDefault="00B14D83">
      <w:r w:rsidRPr="0091532D">
        <w:t xml:space="preserve">Si se piensa que </w:t>
      </w:r>
      <w:r w:rsidR="005A06B2" w:rsidRPr="0091532D">
        <w:rPr>
          <w:position w:val="-24"/>
        </w:rPr>
        <w:object w:dxaOrig="360" w:dyaOrig="620">
          <v:shape id="_x0000_i1099" type="#_x0000_t75" style="width:18.35pt;height:30.55pt" o:ole="">
            <v:imagedata r:id="rId158" o:title=""/>
          </v:shape>
          <o:OLEObject Type="Embed" ProgID="Equation.DSMT4" ShapeID="_x0000_i1099" DrawAspect="Content" ObjectID="_1391606760" r:id="rId159"/>
        </w:object>
      </w:r>
      <w:r w:rsidR="001F6E0E" w:rsidRPr="0091532D">
        <w:t xml:space="preserve"> como el tiempo </w:t>
      </w:r>
      <w:r w:rsidR="001F6E0E" w:rsidRPr="0091532D">
        <w:rPr>
          <w:position w:val="-6"/>
        </w:rPr>
        <w:object w:dxaOrig="139" w:dyaOrig="240">
          <v:shape id="_x0000_i1100" type="#_x0000_t75" style="width:6.8pt;height:12.25pt" o:ole="">
            <v:imagedata r:id="rId160" o:title=""/>
          </v:shape>
          <o:OLEObject Type="Embed" ProgID="Equation.DSMT4" ShapeID="_x0000_i1100" DrawAspect="Content" ObjectID="_1391606761" r:id="rId161"/>
        </w:object>
      </w:r>
      <w:r w:rsidR="001F6E0E" w:rsidRPr="0091532D">
        <w:t xml:space="preserve"> en que la luz atraviesa </w:t>
      </w:r>
      <w:r w:rsidRPr="0091532D">
        <w:t xml:space="preserve">una distancia </w:t>
      </w:r>
      <w:r w:rsidR="00293FF6" w:rsidRPr="0091532D">
        <w:rPr>
          <w:position w:val="-4"/>
        </w:rPr>
        <w:object w:dxaOrig="320" w:dyaOrig="260">
          <v:shape id="_x0000_i1101" type="#_x0000_t75" style="width:16.3pt;height:13.6pt" o:ole="">
            <v:imagedata r:id="rId162" o:title=""/>
          </v:shape>
          <o:OLEObject Type="Embed" ProgID="Equation.DSMT4" ShapeID="_x0000_i1101" DrawAspect="Content" ObjectID="_1391606762" r:id="rId163"/>
        </w:object>
      </w:r>
      <w:r w:rsidR="001F6E0E" w:rsidRPr="0091532D">
        <w:t xml:space="preserve">, se puede escribir el </w:t>
      </w:r>
      <w:r w:rsidR="00293FF6" w:rsidRPr="0091532D">
        <w:t>término</w:t>
      </w:r>
      <w:r w:rsidR="001F6E0E" w:rsidRPr="0091532D">
        <w:t xml:space="preserve"> de la integral como la parte real de la transformada inversa de Fourier del espectro de la fuente absorbido por el detector.</w:t>
      </w:r>
    </w:p>
    <w:p w:rsidR="00B14D83" w:rsidRPr="0091532D" w:rsidRDefault="00B14D83">
      <w:pPr>
        <w:pStyle w:val="MTDisplayEquation"/>
        <w:rPr>
          <w:lang w:val="es-VE"/>
        </w:rPr>
      </w:pPr>
      <w:r w:rsidRPr="0091532D">
        <w:rPr>
          <w:lang w:val="es-VE"/>
        </w:rPr>
        <w:tab/>
      </w:r>
      <w:r w:rsidRPr="0091532D">
        <w:rPr>
          <w:position w:val="-18"/>
          <w:lang w:val="es-VE"/>
        </w:rPr>
        <w:object w:dxaOrig="4959" w:dyaOrig="480">
          <v:shape id="_x0000_i1102" type="#_x0000_t75" style="width:247.9pt;height:23.75pt" o:ole="">
            <v:imagedata r:id="rId164" o:title=""/>
          </v:shape>
          <o:OLEObject Type="Embed" ProgID="Equation.DSMT4" ShapeID="_x0000_i1102" DrawAspect="Content" ObjectID="_1391606763" r:id="rId16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12</w:instrText>
      </w:r>
      <w:r w:rsidR="00CF2C7B">
        <w:rPr>
          <w:lang w:val="es-VE"/>
        </w:rPr>
        <w:fldChar w:fldCharType="end"/>
      </w:r>
      <w:r w:rsidR="00CF2C7B">
        <w:rPr>
          <w:lang w:val="es-VE"/>
        </w:rPr>
        <w:instrText>)</w:instrText>
      </w:r>
      <w:r w:rsidR="00CF2C7B">
        <w:rPr>
          <w:lang w:val="es-VE"/>
        </w:rPr>
        <w:fldChar w:fldCharType="end"/>
      </w:r>
    </w:p>
    <w:p w:rsidR="001F6E0E" w:rsidRPr="0091532D" w:rsidRDefault="001F6E0E" w:rsidP="001F6E0E">
      <w:r w:rsidRPr="0091532D">
        <w:t xml:space="preserve">El espectro de potencia es igual al modulo al cuadrado del espectro </w:t>
      </w:r>
    </w:p>
    <w:p w:rsidR="001F6E0E" w:rsidRPr="0091532D" w:rsidRDefault="001F6E0E">
      <w:pPr>
        <w:pStyle w:val="MTDisplayEquation"/>
        <w:rPr>
          <w:lang w:val="es-VE"/>
        </w:rPr>
      </w:pPr>
      <w:r w:rsidRPr="0091532D">
        <w:rPr>
          <w:lang w:val="es-VE"/>
        </w:rPr>
        <w:tab/>
      </w:r>
      <w:r w:rsidR="00F13BF2" w:rsidRPr="0091532D">
        <w:rPr>
          <w:position w:val="-126"/>
          <w:lang w:val="es-VE"/>
        </w:rPr>
        <w:object w:dxaOrig="3700" w:dyaOrig="2640">
          <v:shape id="_x0000_i1103" type="#_x0000_t75" style="width:185.45pt;height:131.75pt" o:ole="">
            <v:imagedata r:id="rId166" o:title=""/>
          </v:shape>
          <o:OLEObject Type="Embed" ProgID="Equation.DSMT4" ShapeID="_x0000_i1103" DrawAspect="Content" ObjectID="_1391606764" r:id="rId167"/>
        </w:object>
      </w:r>
    </w:p>
    <w:p w:rsidR="0080060D" w:rsidRPr="008D2941" w:rsidRDefault="00F13BF2" w:rsidP="00784905">
      <w:r w:rsidRPr="0091532D">
        <w:t>La transformada inversa de Fourier de una función en frecuencia multiplicada por otra está definida como la convolución de ambas funciones en el espacio de tiempo</w:t>
      </w:r>
      <w:del w:id="136" w:author="Jesús" w:date="2012-02-14T11:34:00Z">
        <w:r w:rsidRPr="0091532D" w:rsidDel="0053498C">
          <w:delText>.</w:delText>
        </w:r>
      </w:del>
      <w:r w:rsidRPr="0091532D">
        <w:t xml:space="preserve"> </w:t>
      </w:r>
      <w:del w:id="137" w:author="Jesús" w:date="2012-02-14T11:34:00Z">
        <w:r w:rsidRPr="0091532D" w:rsidDel="0053498C">
          <w:delText xml:space="preserve">Y </w:delText>
        </w:r>
      </w:del>
      <w:ins w:id="138" w:author="Jesús" w:date="2012-02-14T11:34:00Z">
        <w:r w:rsidR="0053498C">
          <w:t>, además,</w:t>
        </w:r>
        <w:r w:rsidR="0053498C" w:rsidRPr="0091532D">
          <w:t xml:space="preserve"> </w:t>
        </w:r>
      </w:ins>
      <w:r w:rsidRPr="0091532D">
        <w:t>si una función es el conjugado de la otra, entonces la convolución está definida como la autocorrelación. En base a esto la información de la interferencia está contenida en el patrón de autocorrelación del espectro de la fuente absorbido por el detector en el espacio temporal.</w:t>
      </w:r>
    </w:p>
    <w:p w:rsidR="00F13BF2" w:rsidRPr="0091532D" w:rsidRDefault="00F13BF2">
      <w:pPr>
        <w:pStyle w:val="MTDisplayEquation"/>
        <w:rPr>
          <w:lang w:val="es-VE"/>
        </w:rPr>
      </w:pPr>
      <w:r w:rsidRPr="0091532D">
        <w:rPr>
          <w:lang w:val="es-VE"/>
        </w:rPr>
        <w:tab/>
      </w:r>
      <w:r w:rsidRPr="0091532D">
        <w:rPr>
          <w:position w:val="-30"/>
          <w:lang w:val="es-VE"/>
        </w:rPr>
        <w:object w:dxaOrig="4060" w:dyaOrig="720">
          <v:shape id="_x0000_i1104" type="#_x0000_t75" style="width:203.1pt;height:36pt" o:ole="">
            <v:imagedata r:id="rId168" o:title=""/>
          </v:shape>
          <o:OLEObject Type="Embed" ProgID="Equation.DSMT4" ShapeID="_x0000_i1104" DrawAspect="Content" ObjectID="_1391606765" r:id="rId169"/>
        </w:object>
      </w:r>
    </w:p>
    <w:p w:rsidR="0080060D" w:rsidRPr="008D2941" w:rsidRDefault="00F13BF2" w:rsidP="00784905">
      <w:r w:rsidRPr="0091532D">
        <w:t xml:space="preserve">Por lo tanto </w:t>
      </w:r>
      <w:r w:rsidR="00B04F7C" w:rsidRPr="0091532D">
        <w:t>la intensidad obtenida por el detector será igual a:</w:t>
      </w:r>
    </w:p>
    <w:p w:rsidR="00B04F7C" w:rsidRPr="0091532D" w:rsidRDefault="00B04F7C">
      <w:pPr>
        <w:pStyle w:val="MTDisplayEquation"/>
        <w:rPr>
          <w:lang w:val="es-VE"/>
        </w:rPr>
      </w:pPr>
      <w:r w:rsidRPr="0091532D">
        <w:rPr>
          <w:lang w:val="es-VE"/>
        </w:rPr>
        <w:tab/>
      </w:r>
      <w:r w:rsidR="005A06B2" w:rsidRPr="0091532D">
        <w:rPr>
          <w:position w:val="-30"/>
          <w:lang w:val="es-VE"/>
        </w:rPr>
        <w:object w:dxaOrig="4000" w:dyaOrig="720">
          <v:shape id="_x0000_i1105" type="#_x0000_t75" style="width:200.4pt;height:36pt" o:ole="">
            <v:imagedata r:id="rId170" o:title=""/>
          </v:shape>
          <o:OLEObject Type="Embed" ProgID="Equation.DSMT4" ShapeID="_x0000_i1105" DrawAspect="Content" ObjectID="_1391606766" r:id="rId17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39" w:name="ZEqnNum26160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13</w:instrText>
      </w:r>
      <w:r w:rsidR="00CF2C7B">
        <w:rPr>
          <w:lang w:val="es-VE"/>
        </w:rPr>
        <w:fldChar w:fldCharType="end"/>
      </w:r>
      <w:r w:rsidR="00CF2C7B">
        <w:rPr>
          <w:lang w:val="es-VE"/>
        </w:rPr>
        <w:instrText>)</w:instrText>
      </w:r>
      <w:bookmarkEnd w:id="139"/>
      <w:r w:rsidR="00CF2C7B">
        <w:rPr>
          <w:lang w:val="es-VE"/>
        </w:rPr>
        <w:fldChar w:fldCharType="end"/>
      </w:r>
    </w:p>
    <w:p w:rsidR="0080060D" w:rsidRPr="008D2941" w:rsidRDefault="00B04F7C" w:rsidP="00784905">
      <w:r w:rsidRPr="0091532D">
        <w:lastRenderedPageBreak/>
        <w:t xml:space="preserve">Con esta ecuación solo hace falta calcular la autocorrelación del espectro de la fuente absorbido por el detector y evaluarlo a </w:t>
      </w:r>
      <w:r w:rsidR="008D2941" w:rsidRPr="008D2941">
        <w:t>las distintas diferencias</w:t>
      </w:r>
      <w:r w:rsidRPr="0091532D">
        <w:t xml:space="preserve"> de camino óptico</w:t>
      </w:r>
      <w:r w:rsidR="00181CCA" w:rsidRPr="0091532D">
        <w:t xml:space="preserve"> que puedan existir en la muestra</w:t>
      </w:r>
      <w:r w:rsidRPr="0091532D">
        <w:t>.</w:t>
      </w:r>
    </w:p>
    <w:p w:rsidR="0080060D" w:rsidRPr="008D2941" w:rsidRDefault="005A06B2" w:rsidP="00784905">
      <w:r w:rsidRPr="0091532D">
        <w:t>El modulo de interferometría del simulador recibe los parámetros de la cámara (espectros de potencia de los sensores R</w:t>
      </w:r>
      <w:r w:rsidR="00674B5A" w:rsidRPr="0091532D">
        <w:t xml:space="preserve">, </w:t>
      </w:r>
      <w:r w:rsidRPr="0091532D">
        <w:t>G</w:t>
      </w:r>
      <w:r w:rsidR="00674B5A" w:rsidRPr="0091532D">
        <w:t xml:space="preserve"> y </w:t>
      </w:r>
      <w:r w:rsidRPr="0091532D">
        <w:t xml:space="preserve">B) y la información del espectro de la fuente de iluminación. Con esta información reconstruye la función de </w:t>
      </w:r>
      <w:proofErr w:type="spellStart"/>
      <w:r w:rsidR="009F47EA" w:rsidRPr="0091532D">
        <w:t>autocorrelación</w:t>
      </w:r>
      <w:proofErr w:type="spellEnd"/>
      <w:ins w:id="140" w:author="Jesús" w:date="2012-02-14T11:36:00Z">
        <w:r w:rsidR="0053498C">
          <w:t xml:space="preserve"> (se le llama </w:t>
        </w:r>
        <w:proofErr w:type="spellStart"/>
        <w:r w:rsidR="0053498C">
          <w:t>autocorrelación</w:t>
        </w:r>
        <w:proofErr w:type="spellEnd"/>
        <w:r w:rsidR="0053498C">
          <w:t xml:space="preserve"> si es entre la fuente y el detector?</w:t>
        </w:r>
      </w:ins>
      <w:ins w:id="141" w:author="Jesús" w:date="2012-02-14T11:37:00Z">
        <w:r w:rsidR="0053498C">
          <w:t>)</w:t>
        </w:r>
      </w:ins>
      <w:r w:rsidRPr="0091532D">
        <w:t xml:space="preserve"> para cada sensor y luego con la información del perfil </w:t>
      </w:r>
      <w:r w:rsidRPr="0091532D">
        <w:rPr>
          <w:position w:val="-14"/>
        </w:rPr>
        <w:object w:dxaOrig="760" w:dyaOrig="400">
          <v:shape id="_x0000_i1106" type="#_x0000_t75" style="width:38.05pt;height:20.4pt" o:ole="">
            <v:imagedata r:id="rId172" o:title=""/>
          </v:shape>
          <o:OLEObject Type="Embed" ProgID="Equation.DSMT4" ShapeID="_x0000_i1106" DrawAspect="Content" ObjectID="_1391606767" r:id="rId173"/>
        </w:object>
      </w:r>
      <w:r w:rsidRPr="0091532D">
        <w:t xml:space="preserve"> obtiene la diferencia de camino óptico </w:t>
      </w:r>
      <w:r w:rsidRPr="0091532D">
        <w:rPr>
          <w:position w:val="-14"/>
        </w:rPr>
        <w:object w:dxaOrig="880" w:dyaOrig="400">
          <v:shape id="_x0000_i1107" type="#_x0000_t75" style="width:44.15pt;height:20.4pt" o:ole="">
            <v:imagedata r:id="rId174" o:title=""/>
          </v:shape>
          <o:OLEObject Type="Embed" ProgID="Equation.DSMT4" ShapeID="_x0000_i1107" DrawAspect="Content" ObjectID="_1391606768" r:id="rId175"/>
        </w:object>
      </w:r>
      <w:r w:rsidR="00674B5A" w:rsidRPr="0091532D">
        <w:t xml:space="preserve"> y </w:t>
      </w:r>
      <w:r w:rsidR="008D2941" w:rsidRPr="008D2941">
        <w:t>evalúa</w:t>
      </w:r>
      <w:r w:rsidR="00674B5A" w:rsidRPr="0091532D">
        <w:t xml:space="preserve"> la </w:t>
      </w:r>
      <w:proofErr w:type="spellStart"/>
      <w:r w:rsidR="00674B5A" w:rsidRPr="0091532D">
        <w:t>autocorrelación</w:t>
      </w:r>
      <w:proofErr w:type="spellEnd"/>
      <w:r w:rsidR="00674B5A" w:rsidRPr="0091532D">
        <w:t xml:space="preserve"> </w:t>
      </w:r>
      <w:r w:rsidR="00674B5A" w:rsidRPr="0091532D">
        <w:rPr>
          <w:position w:val="-28"/>
        </w:rPr>
        <w:object w:dxaOrig="960" w:dyaOrig="680">
          <v:shape id="_x0000_i1108" type="#_x0000_t75" style="width:48.25pt;height:33.95pt" o:ole="">
            <v:imagedata r:id="rId176" o:title=""/>
          </v:shape>
          <o:OLEObject Type="Embed" ProgID="Equation.DSMT4" ShapeID="_x0000_i1108" DrawAspect="Content" ObjectID="_1391606769" r:id="rId177"/>
        </w:object>
      </w:r>
      <w:r w:rsidR="00F56117" w:rsidRPr="0091532D">
        <w:t xml:space="preserve"> para este valor, l</w:t>
      </w:r>
      <w:r w:rsidR="00674B5A" w:rsidRPr="0091532D">
        <w:t>uego con la información de la visibilidad</w:t>
      </w:r>
      <w:r w:rsidRPr="0091532D">
        <w:t xml:space="preserve"> de la muestra</w:t>
      </w:r>
      <w:r w:rsidR="00674B5A" w:rsidRPr="0091532D">
        <w:t xml:space="preserve"> para cada punto</w:t>
      </w:r>
      <w:r w:rsidRPr="0091532D">
        <w:t xml:space="preserve"> </w:t>
      </w:r>
      <w:r w:rsidRPr="0091532D">
        <w:rPr>
          <w:position w:val="-14"/>
        </w:rPr>
        <w:object w:dxaOrig="600" w:dyaOrig="400">
          <v:shape id="_x0000_i1109" type="#_x0000_t75" style="width:29.9pt;height:20.4pt" o:ole="">
            <v:imagedata r:id="rId178" o:title=""/>
          </v:shape>
          <o:OLEObject Type="Embed" ProgID="Equation.DSMT4" ShapeID="_x0000_i1109" DrawAspect="Content" ObjectID="_1391606770" r:id="rId179"/>
        </w:object>
      </w:r>
      <w:r w:rsidR="00674B5A" w:rsidRPr="0091532D">
        <w:t xml:space="preserve"> calcula un estimado de </w:t>
      </w:r>
      <w:r w:rsidR="00674B5A" w:rsidRPr="0091532D">
        <w:rPr>
          <w:position w:val="-12"/>
        </w:rPr>
        <w:object w:dxaOrig="220" w:dyaOrig="360">
          <v:shape id="_x0000_i1110" type="#_x0000_t75" style="width:11.55pt;height:18.35pt" o:ole="">
            <v:imagedata r:id="rId180" o:title=""/>
          </v:shape>
          <o:OLEObject Type="Embed" ProgID="Equation.DSMT4" ShapeID="_x0000_i1110" DrawAspect="Content" ObjectID="_1391606771" r:id="rId181"/>
        </w:object>
      </w:r>
      <w:r w:rsidR="00674B5A" w:rsidRPr="0091532D">
        <w:t xml:space="preserve"> y finalmente obtiene la intensidad </w:t>
      </w:r>
      <w:r w:rsidR="00674B5A" w:rsidRPr="0091532D">
        <w:rPr>
          <w:position w:val="-14"/>
        </w:rPr>
        <w:object w:dxaOrig="900" w:dyaOrig="400">
          <v:shape id="_x0000_i1111" type="#_x0000_t75" style="width:44.85pt;height:20.4pt" o:ole="">
            <v:imagedata r:id="rId182" o:title=""/>
          </v:shape>
          <o:OLEObject Type="Embed" ProgID="Equation.DSMT4" ShapeID="_x0000_i1111" DrawAspect="Content" ObjectID="_1391606772" r:id="rId183"/>
        </w:object>
      </w:r>
      <w:r w:rsidR="00674B5A" w:rsidRPr="0091532D">
        <w:t xml:space="preserve"> para cada punto de la imagen y sensor de la cámara.</w:t>
      </w:r>
    </w:p>
    <w:p w:rsidR="00F56117" w:rsidRPr="008D2941" w:rsidRDefault="007B0CA8">
      <w:r w:rsidRPr="008D2941">
        <w:t xml:space="preserve">Cómo </w:t>
      </w:r>
      <w:r w:rsidR="00C05190" w:rsidRPr="008D2941">
        <w:t xml:space="preserve">se considera que la altura de la muestra </w:t>
      </w:r>
      <w:r w:rsidR="00C05190" w:rsidRPr="008D2941">
        <w:rPr>
          <w:position w:val="-14"/>
        </w:rPr>
        <w:object w:dxaOrig="740" w:dyaOrig="400">
          <v:shape id="_x0000_i1112" type="#_x0000_t75" style="width:36.7pt;height:19.7pt" o:ole="">
            <v:imagedata r:id="rId184" o:title=""/>
          </v:shape>
          <o:OLEObject Type="Embed" ProgID="Equation.DSMT4" ShapeID="_x0000_i1112" DrawAspect="Content" ObjectID="_1391606773" r:id="rId185"/>
        </w:object>
      </w:r>
      <w:r w:rsidR="00C05190" w:rsidRPr="008D2941">
        <w:t xml:space="preserve"> no cambia con el tiempo, la diferencia del camino óptico </w:t>
      </w:r>
      <w:r w:rsidR="00C05190" w:rsidRPr="008D2941">
        <w:rPr>
          <w:position w:val="-14"/>
        </w:rPr>
        <w:object w:dxaOrig="880" w:dyaOrig="400">
          <v:shape id="_x0000_i1113" type="#_x0000_t75" style="width:44.15pt;height:19.7pt" o:ole="">
            <v:imagedata r:id="rId186" o:title=""/>
          </v:shape>
          <o:OLEObject Type="Embed" ProgID="Equation.DSMT4" ShapeID="_x0000_i1113" DrawAspect="Content" ObjectID="_1391606774" r:id="rId187"/>
        </w:object>
      </w:r>
      <w:r w:rsidR="00C05190" w:rsidRPr="008D2941">
        <w:t xml:space="preserve"> variará con el tiempo de forma constante debido a las vibraciones mecánicas.</w:t>
      </w:r>
    </w:p>
    <w:p w:rsidR="00C05190" w:rsidRPr="0091532D" w:rsidRDefault="00C05190">
      <w:pPr>
        <w:pStyle w:val="MTDisplayEquation"/>
        <w:rPr>
          <w:lang w:val="es-VE"/>
        </w:rPr>
      </w:pPr>
      <w:r w:rsidRPr="0091532D">
        <w:rPr>
          <w:lang w:val="es-VE"/>
        </w:rPr>
        <w:tab/>
      </w:r>
      <w:r w:rsidR="007B0CA8" w:rsidRPr="0091532D">
        <w:rPr>
          <w:position w:val="-16"/>
          <w:lang w:val="es-VE"/>
        </w:rPr>
        <w:object w:dxaOrig="3320" w:dyaOrig="440">
          <v:shape id="_x0000_i1114" type="#_x0000_t75" style="width:165.75pt;height:21.75pt" o:ole="">
            <v:imagedata r:id="rId188" o:title=""/>
          </v:shape>
          <o:OLEObject Type="Embed" ProgID="Equation.DSMT4" ShapeID="_x0000_i1114" DrawAspect="Content" ObjectID="_1391606775" r:id="rId18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14</w:instrText>
      </w:r>
      <w:r w:rsidR="00CF2C7B">
        <w:rPr>
          <w:lang w:val="es-VE"/>
        </w:rPr>
        <w:fldChar w:fldCharType="end"/>
      </w:r>
      <w:r w:rsidR="00CF2C7B">
        <w:rPr>
          <w:lang w:val="es-VE"/>
        </w:rPr>
        <w:instrText>)</w:instrText>
      </w:r>
      <w:r w:rsidR="00CF2C7B">
        <w:rPr>
          <w:lang w:val="es-VE"/>
        </w:rPr>
        <w:fldChar w:fldCharType="end"/>
      </w:r>
    </w:p>
    <w:p w:rsidR="0080060D" w:rsidRPr="008D2941" w:rsidRDefault="00C05190" w:rsidP="00784905">
      <w:r w:rsidRPr="0091532D">
        <w:t xml:space="preserve">Donde </w:t>
      </w:r>
      <w:r w:rsidRPr="0091532D">
        <w:rPr>
          <w:position w:val="-6"/>
        </w:rPr>
        <w:object w:dxaOrig="240" w:dyaOrig="220">
          <v:shape id="_x0000_i1115" type="#_x0000_t75" style="width:12.25pt;height:10.85pt" o:ole="">
            <v:imagedata r:id="rId190" o:title=""/>
          </v:shape>
          <o:OLEObject Type="Embed" ProgID="Equation.DSMT4" ShapeID="_x0000_i1115" DrawAspect="Content" ObjectID="_1391606776" r:id="rId191"/>
        </w:object>
      </w:r>
      <w:r w:rsidRPr="0091532D">
        <w:t xml:space="preserve"> es una distancia arbitraria que se puede introducir al camino óptico, este </w:t>
      </w:r>
      <w:r w:rsidRPr="0091532D">
        <w:rPr>
          <w:position w:val="-6"/>
        </w:rPr>
        <w:object w:dxaOrig="240" w:dyaOrig="220">
          <v:shape id="_x0000_i1116" type="#_x0000_t75" style="width:12.25pt;height:10.85pt" o:ole="">
            <v:imagedata r:id="rId192" o:title=""/>
          </v:shape>
          <o:OLEObject Type="Embed" ProgID="Equation.DSMT4" ShapeID="_x0000_i1116" DrawAspect="Content" ObjectID="_1391606777" r:id="rId193"/>
        </w:object>
      </w:r>
      <w:r w:rsidRPr="0091532D">
        <w:t xml:space="preserve"> se puede ver como la separación del plano de imagen al origen de la muestra en un interferómetro de </w:t>
      </w:r>
      <w:proofErr w:type="spellStart"/>
      <w:r w:rsidRPr="0091532D">
        <w:t>Mirau</w:t>
      </w:r>
      <w:proofErr w:type="spellEnd"/>
      <w:r w:rsidR="007B0CA8" w:rsidRPr="0091532D">
        <w:t>;</w:t>
      </w:r>
      <w:r w:rsidRPr="0091532D">
        <w:t xml:space="preserve"> </w:t>
      </w:r>
      <w:r w:rsidRPr="0091532D">
        <w:rPr>
          <w:position w:val="-14"/>
        </w:rPr>
        <w:object w:dxaOrig="499" w:dyaOrig="400">
          <v:shape id="_x0000_i1117" type="#_x0000_t75" style="width:25.15pt;height:19.7pt" o:ole="">
            <v:imagedata r:id="rId194" o:title=""/>
          </v:shape>
          <o:OLEObject Type="Embed" ProgID="Equation.DSMT4" ShapeID="_x0000_i1117" DrawAspect="Content" ObjectID="_1391606778" r:id="rId195"/>
        </w:object>
      </w:r>
      <w:r w:rsidRPr="0091532D">
        <w:t xml:space="preserve"> serían las vibraciones mecánicas existentes en el sistema</w:t>
      </w:r>
      <w:r w:rsidR="007B0CA8" w:rsidRPr="0091532D">
        <w:t>.</w:t>
      </w:r>
    </w:p>
    <w:p w:rsidR="0080060D" w:rsidRPr="008D2941" w:rsidRDefault="007B0CA8" w:rsidP="00784905">
      <w:r w:rsidRPr="0091532D">
        <w:t xml:space="preserve">El sistema permite simular la integración de la cámara, esto podría realizarse generando imágenes cada intervalo de tiempo </w:t>
      </w:r>
      <w:r w:rsidRPr="0091532D">
        <w:rPr>
          <w:position w:val="-6"/>
        </w:rPr>
        <w:object w:dxaOrig="279" w:dyaOrig="279">
          <v:shape id="_x0000_i1118" type="#_x0000_t75" style="width:14.25pt;height:14.25pt" o:ole="">
            <v:imagedata r:id="rId196" o:title=""/>
          </v:shape>
          <o:OLEObject Type="Embed" ProgID="Equation.DSMT4" ShapeID="_x0000_i1118" DrawAspect="Content" ObjectID="_1391606779" r:id="rId197"/>
        </w:object>
      </w:r>
      <w:r w:rsidRPr="0091532D">
        <w:t xml:space="preserve"> que sea definido y luego sumarlos y dividirlos entre la cantidad de imágenes obtenidas, sin embargo el costo computacional y el tiempo de procesamiento sería muy alto. Debido a esto se realiza la integración en el término </w:t>
      </w:r>
      <w:del w:id="142" w:author="Jesús" w:date="2012-02-14T11:38:00Z">
        <w:r w:rsidRPr="0091532D" w:rsidDel="0053498C">
          <w:delText xml:space="preserve">de </w:delText>
        </w:r>
      </w:del>
      <w:ins w:id="143" w:author="Jesús" w:date="2012-02-14T11:38:00Z">
        <w:r w:rsidR="0053498C">
          <w:t>correspondiente a</w:t>
        </w:r>
        <w:r w:rsidR="0053498C" w:rsidRPr="0091532D">
          <w:t xml:space="preserve"> </w:t>
        </w:r>
      </w:ins>
      <w:r w:rsidRPr="0091532D">
        <w:t xml:space="preserve">la </w:t>
      </w:r>
      <w:proofErr w:type="spellStart"/>
      <w:r w:rsidRPr="0091532D">
        <w:t>autocorrelación</w:t>
      </w:r>
      <w:proofErr w:type="spellEnd"/>
      <w:r w:rsidRPr="0091532D">
        <w:t>.</w:t>
      </w:r>
    </w:p>
    <w:p w:rsidR="007B0CA8" w:rsidRPr="0091532D" w:rsidRDefault="007B0CA8" w:rsidP="007B0CA8">
      <w:r w:rsidRPr="0091532D">
        <w:t xml:space="preserve">El término de autocorrelación contiene toda la información del interferograma para cualquier diferencia de camino óptico para cualquier punto de la imagen, las vibraciones </w:t>
      </w:r>
      <w:r w:rsidRPr="0091532D">
        <w:lastRenderedPageBreak/>
        <w:t xml:space="preserve">mecánicas afectaran por igual a todos los puntos, por lo tanto la integración puede realizarse </w:t>
      </w:r>
      <w:r w:rsidR="004A3C28" w:rsidRPr="0091532D">
        <w:t>integrando</w:t>
      </w:r>
      <w:r w:rsidRPr="0091532D">
        <w:t xml:space="preserve"> la autocorrelación desplazada por la vibración mec</w:t>
      </w:r>
      <w:r w:rsidR="004A3C28" w:rsidRPr="0091532D">
        <w:t>ánica y luego evaluar la función resultante en cada punto de la muestra</w:t>
      </w:r>
      <w:r w:rsidR="003C7010" w:rsidRPr="0091532D">
        <w:t>.</w:t>
      </w:r>
    </w:p>
    <w:p w:rsidR="0080060D" w:rsidRPr="0091532D" w:rsidRDefault="007B0CA8" w:rsidP="00784905">
      <w:pPr>
        <w:pStyle w:val="MTDisplayEquation"/>
        <w:rPr>
          <w:lang w:val="es-VE"/>
        </w:rPr>
      </w:pPr>
      <w:r w:rsidRPr="0091532D">
        <w:rPr>
          <w:lang w:val="es-VE"/>
        </w:rPr>
        <w:tab/>
      </w:r>
      <w:r w:rsidR="004A3C28" w:rsidRPr="0091532D">
        <w:rPr>
          <w:position w:val="-28"/>
          <w:lang w:val="es-VE"/>
        </w:rPr>
        <w:object w:dxaOrig="2860" w:dyaOrig="680">
          <v:shape id="_x0000_i1119" type="#_x0000_t75" style="width:143.3pt;height:33.95pt" o:ole="">
            <v:imagedata r:id="rId198" o:title=""/>
          </v:shape>
          <o:OLEObject Type="Embed" ProgID="Equation.DSMT4" ShapeID="_x0000_i1119" DrawAspect="Content" ObjectID="_1391606780" r:id="rId199"/>
        </w:object>
      </w:r>
    </w:p>
    <w:p w:rsidR="0080060D" w:rsidRPr="0091532D" w:rsidRDefault="004A3C28" w:rsidP="00784905">
      <w:pPr>
        <w:pStyle w:val="MTDisplayEquation"/>
        <w:rPr>
          <w:lang w:val="es-VE"/>
        </w:rPr>
      </w:pPr>
      <w:r w:rsidRPr="0091532D">
        <w:rPr>
          <w:lang w:val="es-VE"/>
        </w:rPr>
        <w:tab/>
      </w:r>
      <w:r w:rsidRPr="0091532D">
        <w:rPr>
          <w:position w:val="-36"/>
          <w:lang w:val="es-VE"/>
        </w:rPr>
        <w:object w:dxaOrig="3040" w:dyaOrig="800">
          <v:shape id="_x0000_i1120" type="#_x0000_t75" style="width:152.15pt;height:40.1pt" o:ole="">
            <v:imagedata r:id="rId200" o:title=""/>
          </v:shape>
          <o:OLEObject Type="Embed" ProgID="Equation.DSMT4" ShapeID="_x0000_i1120" DrawAspect="Content" ObjectID="_1391606781" r:id="rId20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15</w:instrText>
      </w:r>
      <w:r w:rsidR="00CF2C7B">
        <w:rPr>
          <w:lang w:val="es-VE"/>
        </w:rPr>
        <w:fldChar w:fldCharType="end"/>
      </w:r>
      <w:r w:rsidR="00CF2C7B">
        <w:rPr>
          <w:lang w:val="es-VE"/>
        </w:rPr>
        <w:instrText>)</w:instrText>
      </w:r>
      <w:r w:rsidR="00CF2C7B">
        <w:rPr>
          <w:lang w:val="es-VE"/>
        </w:rPr>
        <w:fldChar w:fldCharType="end"/>
      </w:r>
    </w:p>
    <w:p w:rsidR="0080060D" w:rsidRPr="0091532D" w:rsidRDefault="003C7010" w:rsidP="00784905">
      <w:r w:rsidRPr="0091532D">
        <w:t xml:space="preserve">Donde </w:t>
      </w:r>
      <w:r w:rsidRPr="0091532D">
        <w:rPr>
          <w:position w:val="-10"/>
        </w:rPr>
        <w:object w:dxaOrig="1160" w:dyaOrig="320">
          <v:shape id="_x0000_i1121" type="#_x0000_t75" style="width:57.75pt;height:16.3pt" o:ole="">
            <v:imagedata r:id="rId202" o:title=""/>
          </v:shape>
          <o:OLEObject Type="Embed" ProgID="Equation.DSMT4" ShapeID="_x0000_i1121" DrawAspect="Content" ObjectID="_1391606782" r:id="rId203"/>
        </w:object>
      </w:r>
      <w:r w:rsidRPr="0091532D">
        <w:t xml:space="preserve"> es el número de la imagen obtenida por la cámara; y </w:t>
      </w:r>
      <w:r w:rsidRPr="0091532D">
        <w:rPr>
          <w:position w:val="-12"/>
        </w:rPr>
        <w:object w:dxaOrig="180" w:dyaOrig="360">
          <v:shape id="_x0000_i1122" type="#_x0000_t75" style="width:8.85pt;height:18.35pt" o:ole="">
            <v:imagedata r:id="rId204" o:title=""/>
          </v:shape>
          <o:OLEObject Type="Embed" ProgID="Equation.DSMT4" ShapeID="_x0000_i1122" DrawAspect="Content" ObjectID="_1391606783" r:id="rId205"/>
        </w:object>
      </w:r>
      <w:r w:rsidRPr="0091532D">
        <w:t xml:space="preserve"> es el tiempo de integración o tiempo de exposición de la cámara.</w:t>
      </w:r>
    </w:p>
    <w:p w:rsidR="00AB1EE0" w:rsidRPr="0091532D" w:rsidRDefault="00AB1EE0" w:rsidP="003C7010">
      <w:r w:rsidRPr="0091532D">
        <w:t xml:space="preserve">El arreglo donde se aloja la autocorrelación es un arreglo unidimensional de tamaño </w:t>
      </w:r>
      <w:r w:rsidRPr="0091532D">
        <w:rPr>
          <w:position w:val="-4"/>
        </w:rPr>
        <w:object w:dxaOrig="220" w:dyaOrig="260">
          <v:shape id="_x0000_i1123" type="#_x0000_t75" style="width:10.85pt;height:12.9pt" o:ole="">
            <v:imagedata r:id="rId206" o:title=""/>
          </v:shape>
          <o:OLEObject Type="Embed" ProgID="Equation.DSMT4" ShapeID="_x0000_i1123" DrawAspect="Content" ObjectID="_1391606784" r:id="rId207"/>
        </w:object>
      </w:r>
      <w:r w:rsidRPr="0091532D">
        <w:t xml:space="preserve">. Las imágenes producidas por la cámara tendrán un ancho </w:t>
      </w:r>
      <w:r w:rsidRPr="0091532D">
        <w:rPr>
          <w:position w:val="-6"/>
        </w:rPr>
        <w:object w:dxaOrig="279" w:dyaOrig="279">
          <v:shape id="_x0000_i1124" type="#_x0000_t75" style="width:14.25pt;height:14.25pt" o:ole="">
            <v:imagedata r:id="rId208" o:title=""/>
          </v:shape>
          <o:OLEObject Type="Embed" ProgID="Equation.DSMT4" ShapeID="_x0000_i1124" DrawAspect="Content" ObjectID="_1391606785" r:id="rId209"/>
        </w:object>
      </w:r>
      <w:r w:rsidRPr="0091532D">
        <w:t xml:space="preserve"> y un alto </w:t>
      </w:r>
      <w:r w:rsidRPr="0091532D">
        <w:rPr>
          <w:position w:val="-4"/>
        </w:rPr>
        <w:object w:dxaOrig="279" w:dyaOrig="260">
          <v:shape id="_x0000_i1125" type="#_x0000_t75" style="width:14.25pt;height:12.9pt" o:ole="">
            <v:imagedata r:id="rId210" o:title=""/>
          </v:shape>
          <o:OLEObject Type="Embed" ProgID="Equation.DSMT4" ShapeID="_x0000_i1125" DrawAspect="Content" ObjectID="_1391606786" r:id="rId211"/>
        </w:object>
      </w:r>
      <w:r w:rsidRPr="0091532D">
        <w:t xml:space="preserve">, por lo tanto se necesita un arreglo bidimensional de tamaño </w:t>
      </w:r>
      <w:r w:rsidRPr="0091532D">
        <w:rPr>
          <w:position w:val="-6"/>
        </w:rPr>
        <w:object w:dxaOrig="680" w:dyaOrig="279">
          <v:shape id="_x0000_i1126" type="#_x0000_t75" style="width:33.95pt;height:14.25pt" o:ole="">
            <v:imagedata r:id="rId212" o:title=""/>
          </v:shape>
          <o:OLEObject Type="Embed" ProgID="Equation.DSMT4" ShapeID="_x0000_i1126" DrawAspect="Content" ObjectID="_1391606787" r:id="rId213"/>
        </w:object>
      </w:r>
      <w:r w:rsidRPr="0091532D">
        <w:t xml:space="preserve">. Para la obtención de una imagen se tienen </w:t>
      </w:r>
      <w:r w:rsidRPr="0091532D">
        <w:rPr>
          <w:position w:val="-4"/>
        </w:rPr>
        <w:object w:dxaOrig="320" w:dyaOrig="260">
          <v:shape id="_x0000_i1127" type="#_x0000_t75" style="width:16.3pt;height:12.9pt" o:ole="">
            <v:imagedata r:id="rId214" o:title=""/>
          </v:shape>
          <o:OLEObject Type="Embed" ProgID="Equation.DSMT4" ShapeID="_x0000_i1127" DrawAspect="Content" ObjectID="_1391606788" r:id="rId215"/>
        </w:object>
      </w:r>
      <w:r w:rsidRPr="0091532D">
        <w:t xml:space="preserve"> intervalos de tiempo.</w:t>
      </w:r>
    </w:p>
    <w:p w:rsidR="00AB1EE0" w:rsidRPr="0091532D" w:rsidRDefault="00AB1EE0" w:rsidP="003C7010">
      <w:r w:rsidRPr="0091532D">
        <w:t xml:space="preserve">Si se utiliza el primer método es necesario: </w:t>
      </w:r>
    </w:p>
    <w:p w:rsidR="0080060D" w:rsidRPr="0091532D" w:rsidRDefault="00AB1EE0" w:rsidP="00784905">
      <w:pPr>
        <w:pStyle w:val="Prrafodelista"/>
        <w:numPr>
          <w:ilvl w:val="0"/>
          <w:numId w:val="49"/>
        </w:numPr>
      </w:pPr>
      <w:r w:rsidRPr="0091532D">
        <w:t>E</w:t>
      </w:r>
      <w:r w:rsidR="005A270F" w:rsidRPr="0091532D">
        <w:t>valuar la suma de la vibración mecánica m</w:t>
      </w:r>
      <w:ins w:id="144" w:author="Jesús" w:date="2012-02-14T11:40:00Z">
        <w:r w:rsidR="0053498C">
          <w:t>á</w:t>
        </w:r>
      </w:ins>
      <w:del w:id="145" w:author="Jesús" w:date="2012-02-14T11:40:00Z">
        <w:r w:rsidR="005A270F" w:rsidRPr="0091532D" w:rsidDel="0053498C">
          <w:delText>a</w:delText>
        </w:r>
      </w:del>
      <w:r w:rsidR="005A270F" w:rsidRPr="0091532D">
        <w:t>s la altura de los</w:t>
      </w:r>
      <w:r w:rsidRPr="0091532D">
        <w:t xml:space="preserve"> </w:t>
      </w:r>
      <w:r w:rsidRPr="0091532D">
        <w:rPr>
          <w:position w:val="-6"/>
        </w:rPr>
        <w:object w:dxaOrig="680" w:dyaOrig="279">
          <v:shape id="_x0000_i1128" type="#_x0000_t75" style="width:33.95pt;height:14.25pt" o:ole="">
            <v:imagedata r:id="rId216" o:title=""/>
          </v:shape>
          <o:OLEObject Type="Embed" ProgID="Equation.DSMT4" ShapeID="_x0000_i1128" DrawAspect="Content" ObjectID="_1391606789" r:id="rId217"/>
        </w:object>
      </w:r>
      <w:r w:rsidRPr="0091532D">
        <w:t xml:space="preserve"> puntos en la autocorrelación para cada uno de los </w:t>
      </w:r>
      <w:r w:rsidRPr="0091532D">
        <w:rPr>
          <w:position w:val="-4"/>
        </w:rPr>
        <w:object w:dxaOrig="320" w:dyaOrig="260">
          <v:shape id="_x0000_i1129" type="#_x0000_t75" style="width:16.3pt;height:12.9pt" o:ole="">
            <v:imagedata r:id="rId218" o:title=""/>
          </v:shape>
          <o:OLEObject Type="Embed" ProgID="Equation.DSMT4" ShapeID="_x0000_i1129" DrawAspect="Content" ObjectID="_1391606790" r:id="rId219"/>
        </w:object>
      </w:r>
      <w:r w:rsidRPr="0091532D">
        <w:t xml:space="preserve"> intervalos de tiempo y generar </w:t>
      </w:r>
      <w:r w:rsidRPr="0091532D">
        <w:rPr>
          <w:position w:val="-4"/>
        </w:rPr>
        <w:object w:dxaOrig="320" w:dyaOrig="260">
          <v:shape id="_x0000_i1130" type="#_x0000_t75" style="width:16.3pt;height:12.9pt" o:ole="">
            <v:imagedata r:id="rId220" o:title=""/>
          </v:shape>
          <o:OLEObject Type="Embed" ProgID="Equation.DSMT4" ShapeID="_x0000_i1130" DrawAspect="Content" ObjectID="_1391606791" r:id="rId221"/>
        </w:object>
      </w:r>
      <w:r w:rsidRPr="0091532D">
        <w:t xml:space="preserve"> imágenes temporales de tamaño </w:t>
      </w:r>
      <w:r w:rsidRPr="0091532D">
        <w:rPr>
          <w:position w:val="-6"/>
        </w:rPr>
        <w:object w:dxaOrig="680" w:dyaOrig="279">
          <v:shape id="_x0000_i1131" type="#_x0000_t75" style="width:33.95pt;height:14.25pt" o:ole="">
            <v:imagedata r:id="rId222" o:title=""/>
          </v:shape>
          <o:OLEObject Type="Embed" ProgID="Equation.DSMT4" ShapeID="_x0000_i1131" DrawAspect="Content" ObjectID="_1391606792" r:id="rId223"/>
        </w:object>
      </w:r>
    </w:p>
    <w:p w:rsidR="0080060D" w:rsidRPr="0091532D" w:rsidRDefault="00AB1EE0" w:rsidP="00784905">
      <w:pPr>
        <w:pStyle w:val="Prrafodelista"/>
        <w:numPr>
          <w:ilvl w:val="0"/>
          <w:numId w:val="49"/>
        </w:numPr>
      </w:pPr>
      <w:r w:rsidRPr="0091532D">
        <w:t xml:space="preserve">Promediar las </w:t>
      </w:r>
      <w:r w:rsidRPr="0091532D">
        <w:rPr>
          <w:position w:val="-4"/>
        </w:rPr>
        <w:object w:dxaOrig="320" w:dyaOrig="260">
          <v:shape id="_x0000_i1132" type="#_x0000_t75" style="width:16.3pt;height:12.9pt" o:ole="">
            <v:imagedata r:id="rId224" o:title=""/>
          </v:shape>
          <o:OLEObject Type="Embed" ProgID="Equation.DSMT4" ShapeID="_x0000_i1132" DrawAspect="Content" ObjectID="_1391606793" r:id="rId225"/>
        </w:object>
      </w:r>
      <w:r w:rsidRPr="0091532D">
        <w:t xml:space="preserve"> imágenes temporales, para esto se debe sumar cada uno de los </w:t>
      </w:r>
      <w:r w:rsidRPr="0091532D">
        <w:rPr>
          <w:position w:val="-6"/>
        </w:rPr>
        <w:object w:dxaOrig="680" w:dyaOrig="279">
          <v:shape id="_x0000_i1133" type="#_x0000_t75" style="width:33.95pt;height:14.25pt" o:ole="">
            <v:imagedata r:id="rId226" o:title=""/>
          </v:shape>
          <o:OLEObject Type="Embed" ProgID="Equation.DSMT4" ShapeID="_x0000_i1133" DrawAspect="Content" ObjectID="_1391606794" r:id="rId227"/>
        </w:object>
      </w:r>
      <w:r w:rsidRPr="0091532D">
        <w:t xml:space="preserve"> puntos de las </w:t>
      </w:r>
      <w:r w:rsidRPr="0091532D">
        <w:rPr>
          <w:position w:val="-4"/>
        </w:rPr>
        <w:object w:dxaOrig="320" w:dyaOrig="260">
          <v:shape id="_x0000_i1134" type="#_x0000_t75" style="width:16.3pt;height:12.9pt" o:ole="">
            <v:imagedata r:id="rId228" o:title=""/>
          </v:shape>
          <o:OLEObject Type="Embed" ProgID="Equation.DSMT4" ShapeID="_x0000_i1134" DrawAspect="Content" ObjectID="_1391606795" r:id="rId229"/>
        </w:object>
      </w:r>
      <w:r w:rsidRPr="0091532D">
        <w:t xml:space="preserve"> imágenes temporales y dividirlos entre </w:t>
      </w:r>
      <w:r w:rsidRPr="0091532D">
        <w:rPr>
          <w:position w:val="-4"/>
        </w:rPr>
        <w:object w:dxaOrig="320" w:dyaOrig="260">
          <v:shape id="_x0000_i1135" type="#_x0000_t75" style="width:16.3pt;height:12.9pt" o:ole="">
            <v:imagedata r:id="rId230" o:title=""/>
          </v:shape>
          <o:OLEObject Type="Embed" ProgID="Equation.DSMT4" ShapeID="_x0000_i1135" DrawAspect="Content" ObjectID="_1391606796" r:id="rId231"/>
        </w:object>
      </w:r>
    </w:p>
    <w:p w:rsidR="0080060D" w:rsidRPr="0091532D" w:rsidRDefault="005A270F" w:rsidP="00784905">
      <w:pPr>
        <w:ind w:left="397" w:firstLine="0"/>
      </w:pPr>
      <w:r w:rsidRPr="0091532D">
        <w:t>En el segundo método se debe realizar los siguientes pasos:</w:t>
      </w:r>
    </w:p>
    <w:p w:rsidR="0080060D" w:rsidRPr="0091532D" w:rsidRDefault="005A270F" w:rsidP="00784905">
      <w:pPr>
        <w:pStyle w:val="Prrafodelista"/>
        <w:numPr>
          <w:ilvl w:val="0"/>
          <w:numId w:val="50"/>
        </w:numPr>
      </w:pPr>
      <w:r w:rsidRPr="0091532D">
        <w:t xml:space="preserve">Generar una copia desplazada en el tamaño de la perturbación del arreglo de autocorrelación para cada uno de los </w:t>
      </w:r>
      <w:r w:rsidRPr="0091532D">
        <w:rPr>
          <w:position w:val="-4"/>
        </w:rPr>
        <w:object w:dxaOrig="320" w:dyaOrig="260">
          <v:shape id="_x0000_i1136" type="#_x0000_t75" style="width:16.3pt;height:12.9pt" o:ole="">
            <v:imagedata r:id="rId232" o:title=""/>
          </v:shape>
          <o:OLEObject Type="Embed" ProgID="Equation.DSMT4" ShapeID="_x0000_i1136" DrawAspect="Content" ObjectID="_1391606797" r:id="rId233"/>
        </w:object>
      </w:r>
      <w:r w:rsidRPr="0091532D">
        <w:t xml:space="preserve"> intervalos de tiempo.</w:t>
      </w:r>
    </w:p>
    <w:p w:rsidR="0080060D" w:rsidRPr="0091532D" w:rsidRDefault="005A270F" w:rsidP="00784905">
      <w:pPr>
        <w:pStyle w:val="Prrafodelista"/>
        <w:numPr>
          <w:ilvl w:val="0"/>
          <w:numId w:val="50"/>
        </w:numPr>
      </w:pPr>
      <w:r w:rsidRPr="0091532D">
        <w:t xml:space="preserve">Promediar las </w:t>
      </w:r>
      <w:r w:rsidRPr="0091532D">
        <w:rPr>
          <w:position w:val="-4"/>
        </w:rPr>
        <w:object w:dxaOrig="320" w:dyaOrig="260">
          <v:shape id="_x0000_i1137" type="#_x0000_t75" style="width:16.3pt;height:12.9pt" o:ole="">
            <v:imagedata r:id="rId234" o:title=""/>
          </v:shape>
          <o:OLEObject Type="Embed" ProgID="Equation.DSMT4" ShapeID="_x0000_i1137" DrawAspect="Content" ObjectID="_1391606798" r:id="rId235"/>
        </w:object>
      </w:r>
      <w:r w:rsidRPr="0091532D">
        <w:t xml:space="preserve"> copias desplazadas de la autocorrelación</w:t>
      </w:r>
    </w:p>
    <w:p w:rsidR="0080060D" w:rsidRPr="0091532D" w:rsidRDefault="005A270F" w:rsidP="00784905">
      <w:pPr>
        <w:pStyle w:val="Prrafodelista"/>
        <w:numPr>
          <w:ilvl w:val="0"/>
          <w:numId w:val="50"/>
        </w:numPr>
      </w:pPr>
      <w:r w:rsidRPr="0091532D">
        <w:t xml:space="preserve">Evaluar la altura de los </w:t>
      </w:r>
      <w:r w:rsidRPr="0091532D">
        <w:rPr>
          <w:position w:val="-6"/>
        </w:rPr>
        <w:object w:dxaOrig="680" w:dyaOrig="279">
          <v:shape id="_x0000_i1138" type="#_x0000_t75" style="width:33.95pt;height:14.25pt" o:ole="">
            <v:imagedata r:id="rId236" o:title=""/>
          </v:shape>
          <o:OLEObject Type="Embed" ProgID="Equation.DSMT4" ShapeID="_x0000_i1138" DrawAspect="Content" ObjectID="_1391606799" r:id="rId237"/>
        </w:object>
      </w:r>
      <w:r w:rsidRPr="0091532D">
        <w:t xml:space="preserve"> puntos de la muestra en la autocorrelación promediada.</w:t>
      </w:r>
    </w:p>
    <w:p w:rsidR="00A76AB4" w:rsidRPr="0091532D" w:rsidRDefault="00A76AB4">
      <w:r w:rsidRPr="0091532D">
        <w:lastRenderedPageBreak/>
        <w:t xml:space="preserve">Asumiendo que cualquier operación tarde un tiempo </w:t>
      </w:r>
      <w:r w:rsidR="005A270F" w:rsidRPr="0091532D">
        <w:rPr>
          <w:position w:val="-12"/>
        </w:rPr>
        <w:object w:dxaOrig="200" w:dyaOrig="360">
          <v:shape id="_x0000_i1139" type="#_x0000_t75" style="width:10.2pt;height:18.35pt" o:ole="">
            <v:imagedata r:id="rId238" o:title=""/>
          </v:shape>
          <o:OLEObject Type="Embed" ProgID="Equation.DSMT4" ShapeID="_x0000_i1139" DrawAspect="Content" ObjectID="_1391606800" r:id="rId239"/>
        </w:object>
      </w:r>
      <w:r w:rsidR="005A270F" w:rsidRPr="0091532D">
        <w:t xml:space="preserve">, </w:t>
      </w:r>
      <w:r w:rsidRPr="0091532D">
        <w:t>el tiempo que tardaría el primer método vendría dado por:</w:t>
      </w:r>
    </w:p>
    <w:p w:rsidR="0080060D" w:rsidRPr="0091532D" w:rsidRDefault="00A76AB4" w:rsidP="00784905">
      <w:pPr>
        <w:pStyle w:val="Prrafodelista"/>
        <w:numPr>
          <w:ilvl w:val="0"/>
          <w:numId w:val="51"/>
        </w:numPr>
      </w:pPr>
      <w:r w:rsidRPr="0091532D">
        <w:rPr>
          <w:position w:val="-14"/>
        </w:rPr>
        <w:object w:dxaOrig="1480" w:dyaOrig="400">
          <v:shape id="_x0000_i1140" type="#_x0000_t75" style="width:74.05pt;height:19.7pt" o:ole="">
            <v:imagedata r:id="rId240" o:title=""/>
          </v:shape>
          <o:OLEObject Type="Embed" ProgID="Equation.DSMT4" ShapeID="_x0000_i1140" DrawAspect="Content" ObjectID="_1391606801" r:id="rId241"/>
        </w:object>
      </w:r>
      <w:r w:rsidRPr="0091532D">
        <w:t xml:space="preserve"> para evaluar las alturas y generar las </w:t>
      </w:r>
      <w:r w:rsidRPr="0091532D">
        <w:rPr>
          <w:position w:val="-4"/>
        </w:rPr>
        <w:object w:dxaOrig="320" w:dyaOrig="260">
          <v:shape id="_x0000_i1141" type="#_x0000_t75" style="width:16.3pt;height:12.9pt" o:ole="">
            <v:imagedata r:id="rId242" o:title=""/>
          </v:shape>
          <o:OLEObject Type="Embed" ProgID="Equation.DSMT4" ShapeID="_x0000_i1141" DrawAspect="Content" ObjectID="_1391606802" r:id="rId243"/>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480" w:dyaOrig="400">
          <v:shape id="_x0000_i1142" type="#_x0000_t75" style="width:74.05pt;height:19.7pt" o:ole="">
            <v:imagedata r:id="rId244" o:title=""/>
          </v:shape>
          <o:OLEObject Type="Embed" ProgID="Equation.DSMT4" ShapeID="_x0000_i1142" DrawAspect="Content" ObjectID="_1391606803" r:id="rId245"/>
        </w:object>
      </w:r>
      <w:r w:rsidRPr="0091532D">
        <w:t xml:space="preserve"> para sumar las </w:t>
      </w:r>
      <w:r w:rsidRPr="0091532D">
        <w:rPr>
          <w:position w:val="-4"/>
        </w:rPr>
        <w:object w:dxaOrig="320" w:dyaOrig="260">
          <v:shape id="_x0000_i1143" type="#_x0000_t75" style="width:16.3pt;height:12.9pt" o:ole="">
            <v:imagedata r:id="rId246" o:title=""/>
          </v:shape>
          <o:OLEObject Type="Embed" ProgID="Equation.DSMT4" ShapeID="_x0000_i1143" DrawAspect="Content" ObjectID="_1391606804" r:id="rId247"/>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120" w:dyaOrig="400">
          <v:shape id="_x0000_i1144" type="#_x0000_t75" style="width:55.7pt;height:19.7pt" o:ole="">
            <v:imagedata r:id="rId248" o:title=""/>
          </v:shape>
          <o:OLEObject Type="Embed" ProgID="Equation.DSMT4" ShapeID="_x0000_i1144" DrawAspect="Content" ObjectID="_1391606805" r:id="rId249"/>
        </w:object>
      </w:r>
      <w:r w:rsidRPr="0091532D">
        <w:t xml:space="preserve"> para dividir la imagen final entre </w:t>
      </w:r>
      <w:r w:rsidRPr="0091532D">
        <w:rPr>
          <w:position w:val="-4"/>
        </w:rPr>
        <w:object w:dxaOrig="320" w:dyaOrig="260">
          <v:shape id="_x0000_i1145" type="#_x0000_t75" style="width:16.3pt;height:12.9pt" o:ole="">
            <v:imagedata r:id="rId250" o:title=""/>
          </v:shape>
          <o:OLEObject Type="Embed" ProgID="Equation.DSMT4" ShapeID="_x0000_i1145" DrawAspect="Content" ObjectID="_1391606806" r:id="rId251"/>
        </w:object>
      </w:r>
    </w:p>
    <w:p w:rsidR="00A76AB4" w:rsidRPr="0091532D" w:rsidRDefault="00A76AB4">
      <w:r w:rsidRPr="0091532D">
        <w:t xml:space="preserve">El tiempo total de procesamiento sería: </w:t>
      </w:r>
      <w:r w:rsidRPr="0091532D">
        <w:rPr>
          <w:position w:val="-14"/>
        </w:rPr>
        <w:object w:dxaOrig="2079" w:dyaOrig="400">
          <v:shape id="_x0000_i1146" type="#_x0000_t75" style="width:103.9pt;height:19.7pt" o:ole="">
            <v:imagedata r:id="rId252" o:title=""/>
          </v:shape>
          <o:OLEObject Type="Embed" ProgID="Equation.DSMT4" ShapeID="_x0000_i1146" DrawAspect="Content" ObjectID="_1391606807" r:id="rId253"/>
        </w:object>
      </w:r>
    </w:p>
    <w:p w:rsidR="00A76AB4" w:rsidRPr="0091532D" w:rsidRDefault="00A76AB4">
      <w:r w:rsidRPr="0091532D">
        <w:t>Para el segundo método se tardaría:</w:t>
      </w:r>
    </w:p>
    <w:p w:rsidR="0080060D" w:rsidRPr="0091532D" w:rsidRDefault="00A76AB4" w:rsidP="00784905">
      <w:pPr>
        <w:pStyle w:val="Prrafodelista"/>
        <w:numPr>
          <w:ilvl w:val="0"/>
          <w:numId w:val="52"/>
        </w:numPr>
      </w:pPr>
      <w:r w:rsidRPr="0091532D">
        <w:rPr>
          <w:position w:val="-14"/>
        </w:rPr>
        <w:object w:dxaOrig="1020" w:dyaOrig="400">
          <v:shape id="_x0000_i1147" type="#_x0000_t75" style="width:50.95pt;height:19.7pt" o:ole="">
            <v:imagedata r:id="rId254" o:title=""/>
          </v:shape>
          <o:OLEObject Type="Embed" ProgID="Equation.DSMT4" ShapeID="_x0000_i1147" DrawAspect="Content" ObjectID="_1391606808" r:id="rId255"/>
        </w:object>
      </w:r>
      <w:r w:rsidRPr="0091532D">
        <w:t xml:space="preserve"> para generar las </w:t>
      </w:r>
      <w:r w:rsidRPr="0091532D">
        <w:rPr>
          <w:position w:val="-4"/>
        </w:rPr>
        <w:object w:dxaOrig="320" w:dyaOrig="260">
          <v:shape id="_x0000_i1148" type="#_x0000_t75" style="width:16.3pt;height:12.9pt" o:ole="">
            <v:imagedata r:id="rId256" o:title=""/>
          </v:shape>
          <o:OLEObject Type="Embed" ProgID="Equation.DSMT4" ShapeID="_x0000_i1148" DrawAspect="Content" ObjectID="_1391606809" r:id="rId257"/>
        </w:object>
      </w:r>
      <w:r w:rsidRPr="0091532D">
        <w:t xml:space="preserve"> copias desplazadas de la </w:t>
      </w:r>
      <w:proofErr w:type="spellStart"/>
      <w:r w:rsidRPr="0091532D">
        <w:t>autocorrelación</w:t>
      </w:r>
      <w:proofErr w:type="spellEnd"/>
    </w:p>
    <w:p w:rsidR="0080060D" w:rsidRPr="0091532D" w:rsidRDefault="00A76AB4" w:rsidP="00784905">
      <w:pPr>
        <w:pStyle w:val="Prrafodelista"/>
        <w:numPr>
          <w:ilvl w:val="0"/>
          <w:numId w:val="52"/>
        </w:numPr>
      </w:pPr>
      <w:r w:rsidRPr="0091532D">
        <w:rPr>
          <w:position w:val="-14"/>
        </w:rPr>
        <w:object w:dxaOrig="1020" w:dyaOrig="400">
          <v:shape id="_x0000_i1149" type="#_x0000_t75" style="width:50.95pt;height:19.7pt" o:ole="">
            <v:imagedata r:id="rId258" o:title=""/>
          </v:shape>
          <o:OLEObject Type="Embed" ProgID="Equation.DSMT4" ShapeID="_x0000_i1149" DrawAspect="Content" ObjectID="_1391606810" r:id="rId259"/>
        </w:object>
      </w:r>
      <w:r w:rsidRPr="0091532D">
        <w:t xml:space="preserve"> para sumar las M copias desplazadas</w:t>
      </w:r>
    </w:p>
    <w:p w:rsidR="0080060D" w:rsidRPr="0091532D" w:rsidRDefault="00A76AB4" w:rsidP="00784905">
      <w:pPr>
        <w:pStyle w:val="Prrafodelista"/>
        <w:numPr>
          <w:ilvl w:val="0"/>
          <w:numId w:val="52"/>
        </w:numPr>
      </w:pPr>
      <w:r w:rsidRPr="0091532D">
        <w:rPr>
          <w:position w:val="-12"/>
        </w:rPr>
        <w:object w:dxaOrig="460" w:dyaOrig="360">
          <v:shape id="_x0000_i1150" type="#_x0000_t75" style="width:23.1pt;height:18.35pt" o:ole="">
            <v:imagedata r:id="rId260" o:title=""/>
          </v:shape>
          <o:OLEObject Type="Embed" ProgID="Equation.DSMT4" ShapeID="_x0000_i1150" DrawAspect="Content" ObjectID="_1391606811" r:id="rId261"/>
        </w:object>
      </w:r>
      <w:r w:rsidRPr="0091532D">
        <w:t xml:space="preserve"> para dividir la suma de las copias desplazadas entre </w:t>
      </w:r>
      <w:r w:rsidRPr="0091532D">
        <w:rPr>
          <w:position w:val="-4"/>
        </w:rPr>
        <w:object w:dxaOrig="320" w:dyaOrig="260">
          <v:shape id="_x0000_i1151" type="#_x0000_t75" style="width:16.3pt;height:12.9pt" o:ole="">
            <v:imagedata r:id="rId262" o:title=""/>
          </v:shape>
          <o:OLEObject Type="Embed" ProgID="Equation.DSMT4" ShapeID="_x0000_i1151" DrawAspect="Content" ObjectID="_1391606812" r:id="rId263"/>
        </w:object>
      </w:r>
    </w:p>
    <w:p w:rsidR="0080060D" w:rsidRPr="0091532D" w:rsidRDefault="00A76AB4" w:rsidP="00784905">
      <w:pPr>
        <w:pStyle w:val="Prrafodelista"/>
        <w:numPr>
          <w:ilvl w:val="0"/>
          <w:numId w:val="52"/>
        </w:numPr>
      </w:pPr>
      <w:r w:rsidRPr="0091532D">
        <w:rPr>
          <w:position w:val="-14"/>
        </w:rPr>
        <w:object w:dxaOrig="1120" w:dyaOrig="400">
          <v:shape id="_x0000_i1152" type="#_x0000_t75" style="width:55.7pt;height:19.7pt" o:ole="">
            <v:imagedata r:id="rId264" o:title=""/>
          </v:shape>
          <o:OLEObject Type="Embed" ProgID="Equation.DSMT4" ShapeID="_x0000_i1152" DrawAspect="Content" ObjectID="_1391606813" r:id="rId265"/>
        </w:object>
      </w:r>
      <w:r w:rsidRPr="0091532D">
        <w:t xml:space="preserve"> para evaluar las alturas de la muestra en la nueva función de </w:t>
      </w:r>
      <w:proofErr w:type="spellStart"/>
      <w:r w:rsidRPr="0091532D">
        <w:t>autocorrelación</w:t>
      </w:r>
      <w:proofErr w:type="spellEnd"/>
    </w:p>
    <w:p w:rsidR="00A76AB4" w:rsidRPr="0091532D" w:rsidRDefault="00A76AB4">
      <w:r w:rsidRPr="0091532D">
        <w:t xml:space="preserve">El tiempo total de procesamiento para el segundo método sería: </w:t>
      </w:r>
      <w:r w:rsidRPr="0091532D">
        <w:rPr>
          <w:position w:val="-16"/>
        </w:rPr>
        <w:object w:dxaOrig="2659" w:dyaOrig="440">
          <v:shape id="_x0000_i1153" type="#_x0000_t75" style="width:133.15pt;height:21.75pt" o:ole="">
            <v:imagedata r:id="rId266" o:title=""/>
          </v:shape>
          <o:OLEObject Type="Embed" ProgID="Equation.DSMT4" ShapeID="_x0000_i1153" DrawAspect="Content" ObjectID="_1391606814" r:id="rId267"/>
        </w:object>
      </w:r>
    </w:p>
    <w:p w:rsidR="00A76AB4" w:rsidRPr="0091532D" w:rsidRDefault="00A76AB4" w:rsidP="00A76AB4">
      <w:r w:rsidRPr="0091532D">
        <w:t xml:space="preserve">Para que exista un ahorro en el tiempo computacional debe cumplirse que </w:t>
      </w:r>
      <w:ins w:id="146" w:author="Jesús" w:date="2012-02-14T11:43:00Z">
        <w:r w:rsidR="00387724">
          <w:t xml:space="preserve">(me perdí con el L) </w:t>
        </w:r>
      </w:ins>
    </w:p>
    <w:p w:rsidR="0080060D" w:rsidRPr="0091532D" w:rsidRDefault="00A76AB4" w:rsidP="00784905">
      <w:pPr>
        <w:pStyle w:val="MTDisplayEquation"/>
        <w:rPr>
          <w:lang w:val="es-VE"/>
        </w:rPr>
      </w:pPr>
      <w:r w:rsidRPr="0091532D">
        <w:rPr>
          <w:lang w:val="es-VE"/>
        </w:rPr>
        <w:tab/>
      </w:r>
      <w:r w:rsidRPr="0091532D">
        <w:rPr>
          <w:position w:val="-48"/>
          <w:lang w:val="es-VE"/>
        </w:rPr>
        <w:object w:dxaOrig="4920" w:dyaOrig="1080">
          <v:shape id="_x0000_i1154" type="#_x0000_t75" style="width:245.9pt;height:54.35pt" o:ole="">
            <v:imagedata r:id="rId268" o:title=""/>
          </v:shape>
          <o:OLEObject Type="Embed" ProgID="Equation.DSMT4" ShapeID="_x0000_i1154" DrawAspect="Content" ObjectID="_1391606815" r:id="rId269"/>
        </w:object>
      </w:r>
    </w:p>
    <w:p w:rsidR="00EE6000" w:rsidRDefault="00EE6000" w:rsidP="00A76AB4">
      <w:r>
        <w:t xml:space="preserve">Se utilizó la librería de OpenCV para el manejo de las matrices y las transformadas, esta librería realiza eficientemente operaciones como suma, resta, multiplicación y hasta transformadas de Fourier sobre arreglos multidimensionales lo cual acelera el tiempo de procesamiento </w:t>
      </w:r>
      <w:r>
        <w:fldChar w:fldCharType="begin"/>
      </w:r>
      <w:r>
        <w:instrText xml:space="preserve"> ADDIN EN.CITE &lt;EndNote&gt;&lt;Cite&gt;&lt;Author&gt;Bradski&lt;/Author&gt;&lt;Year&gt;2008&lt;/Year&gt;&lt;RecNum&gt;9&lt;/RecNum&gt;&lt;DisplayText&gt;[8, 9]&lt;/DisplayText&gt;&lt;record&gt;&lt;rec-number&gt;9&lt;/rec-number&gt;&lt;foreign-keys&gt;&lt;key app="EN" db-id="0ffrw0ef80w99be5pxfpfrpvrx0pptxtadwp"&gt;9&lt;/key&gt;&lt;/foreign-keys&gt;&lt;ref-type name="Book"&gt;6&lt;/ref-type&gt;&lt;contributors&gt;&lt;authors&gt;&lt;author&gt;G. Bradski&lt;/author&gt;&lt;author&gt;A. Kaehler&lt;/author&gt;&lt;/authors&gt;&lt;/contributors&gt;&lt;titles&gt;&lt;title&gt;Learning OpenCV&lt;/title&gt;&lt;/titles&gt;&lt;dates&gt;&lt;year&gt;2008&lt;/year&gt;&lt;/dates&gt;&lt;pub-location&gt;California&lt;/pub-location&gt;&lt;publisher&gt;O’Reilly Media I&lt;/publisher&gt;&lt;urls&gt;&lt;/urls&gt;&lt;/record&gt;&lt;/Cite&gt;&lt;Cite&gt;&lt;Author&gt;Willow-Garage&lt;/Author&gt;&lt;Year&gt;2010&lt;/Year&gt;&lt;RecNum&gt;10&lt;/RecNum&gt;&lt;record&gt;&lt;rec-number&gt;10&lt;/rec-number&gt;&lt;foreign-keys&gt;&lt;key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fldChar w:fldCharType="separate"/>
      </w:r>
      <w:r>
        <w:rPr>
          <w:noProof/>
        </w:rPr>
        <w:t>[</w:t>
      </w:r>
      <w:hyperlink w:anchor="_ENREF_8" w:tooltip="Bradski, 2008 #9" w:history="1">
        <w:r>
          <w:rPr>
            <w:noProof/>
          </w:rPr>
          <w:t>8</w:t>
        </w:r>
      </w:hyperlink>
      <w:r>
        <w:rPr>
          <w:noProof/>
        </w:rPr>
        <w:t xml:space="preserve">, </w:t>
      </w:r>
      <w:hyperlink w:anchor="_ENREF_9" w:tooltip="Willow-Garage, 2010 #10" w:history="1">
        <w:r>
          <w:rPr>
            <w:noProof/>
          </w:rPr>
          <w:t>9</w:t>
        </w:r>
      </w:hyperlink>
      <w:r>
        <w:rPr>
          <w:noProof/>
        </w:rPr>
        <w:t>]</w:t>
      </w:r>
      <w:r>
        <w:fldChar w:fldCharType="end"/>
      </w:r>
      <w:r>
        <w:t>.</w:t>
      </w:r>
    </w:p>
    <w:p w:rsidR="00A76AB4" w:rsidRPr="008D2941" w:rsidRDefault="00FE6859" w:rsidP="00A76AB4">
      <w:r w:rsidRPr="0091532D">
        <w:lastRenderedPageBreak/>
        <w:t>Debido</w:t>
      </w:r>
      <w:r w:rsidR="003801BF" w:rsidRPr="008D2941">
        <w:t xml:space="preserve"> a qu</w:t>
      </w:r>
      <w:r w:rsidR="004C11C5" w:rsidRPr="008D2941">
        <w:t xml:space="preserve">e la autocorrelación es una </w:t>
      </w:r>
      <w:r w:rsidR="003801BF" w:rsidRPr="008D2941">
        <w:t>transformada</w:t>
      </w:r>
      <w:r w:rsidR="004C11C5" w:rsidRPr="008D2941">
        <w:t xml:space="preserve"> inversa</w:t>
      </w:r>
      <w:r w:rsidR="003801BF" w:rsidRPr="008D2941">
        <w:t xml:space="preserve"> d</w:t>
      </w:r>
      <w:r w:rsidR="00A76D33" w:rsidRPr="008D2941">
        <w:t>iscreta d</w:t>
      </w:r>
      <w:r w:rsidR="003801BF" w:rsidRPr="008D2941">
        <w:t xml:space="preserve">e Fourier, </w:t>
      </w:r>
      <w:r w:rsidR="00EE6000">
        <w:t xml:space="preserve">utilizando la función de </w:t>
      </w:r>
      <w:r w:rsidR="004F265A">
        <w:t>transformada</w:t>
      </w:r>
      <w:r w:rsidR="00EE6000">
        <w:t xml:space="preserve"> inversa de Fourier de librería de </w:t>
      </w:r>
      <w:proofErr w:type="spellStart"/>
      <w:r w:rsidR="00EE6000">
        <w:t>OpenCV</w:t>
      </w:r>
      <w:proofErr w:type="spellEnd"/>
      <w:r w:rsidR="00EE6000">
        <w:t xml:space="preserve">, </w:t>
      </w:r>
      <w:r w:rsidR="003801BF" w:rsidRPr="008D2941">
        <w:t xml:space="preserve">el tamaño </w:t>
      </w:r>
      <w:r w:rsidR="003801BF" w:rsidRPr="008D2941">
        <w:rPr>
          <w:position w:val="-4"/>
        </w:rPr>
        <w:object w:dxaOrig="220" w:dyaOrig="260">
          <v:shape id="_x0000_i1155" type="#_x0000_t75" style="width:10.85pt;height:12.9pt" o:ole="">
            <v:imagedata r:id="rId270" o:title=""/>
          </v:shape>
          <o:OLEObject Type="Embed" ProgID="Equation.DSMT4" ShapeID="_x0000_i1155" DrawAspect="Content" ObjectID="_1391606816" r:id="rId271"/>
        </w:object>
      </w:r>
      <w:r w:rsidR="003801BF" w:rsidRPr="008D2941">
        <w:t xml:space="preserve"> es igual al tamaño del arreglo del espectro en frecuencia de la fuente</w:t>
      </w:r>
      <w:r w:rsidR="00A76D33" w:rsidRPr="008D2941">
        <w:rPr>
          <w:position w:val="-6"/>
        </w:rPr>
        <w:object w:dxaOrig="279" w:dyaOrig="279">
          <v:shape id="_x0000_i1156" type="#_x0000_t75" style="width:14.25pt;height:14.25pt" o:ole="">
            <v:imagedata r:id="rId272" o:title=""/>
          </v:shape>
          <o:OLEObject Type="Embed" ProgID="Equation.DSMT4" ShapeID="_x0000_i1156" DrawAspect="Content" ObjectID="_1391606817" r:id="rId273"/>
        </w:object>
      </w:r>
      <w:r w:rsidR="00EE6000" w:rsidRPr="00C70ECC">
        <w:fldChar w:fldCharType="begin"/>
      </w:r>
      <w:r w:rsidR="00EE6000" w:rsidRPr="00C70ECC">
        <w:instrText xml:space="preserve"> ADDIN EN.CITE &lt;EndNote&gt;&lt;Cite&gt;&lt;Author&gt;Willow-Garage&lt;/Author&gt;&lt;Year&gt;2010&lt;/Year&gt;&lt;RecNum&gt;10&lt;/RecNum&gt;&lt;DisplayText&gt;[9]&lt;/DisplayText&gt;&lt;record&gt;&lt;rec-number&gt;10&lt;/rec-number&gt;&lt;foreign-keys&gt;&lt;key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rsidR="00EE6000" w:rsidRPr="00C70ECC">
        <w:fldChar w:fldCharType="separate"/>
      </w:r>
      <w:r w:rsidR="00EE6000" w:rsidRPr="00C70ECC">
        <w:t>[</w:t>
      </w:r>
      <w:hyperlink w:anchor="_ENREF_9" w:tooltip="Willow-Garage, 2010 #10" w:history="1">
        <w:r w:rsidR="00EE6000" w:rsidRPr="00C70ECC">
          <w:t>9</w:t>
        </w:r>
      </w:hyperlink>
      <w:r w:rsidR="00EE6000" w:rsidRPr="00C70ECC">
        <w:t>]</w:t>
      </w:r>
      <w:r w:rsidR="00EE6000" w:rsidRPr="00C70ECC">
        <w:fldChar w:fldCharType="end"/>
      </w:r>
      <w:ins w:id="147" w:author="Jesús" w:date="2012-02-14T11:44:00Z">
        <w:r w:rsidR="00387724">
          <w:t xml:space="preserve"> (no entiendo, utilizando la funci</w:t>
        </w:r>
      </w:ins>
      <w:ins w:id="148" w:author="Jesús" w:date="2012-02-14T11:45:00Z">
        <w:r w:rsidR="00387724">
          <w:t xml:space="preserve">ón de </w:t>
        </w:r>
        <w:proofErr w:type="spellStart"/>
        <w:r w:rsidR="00387724">
          <w:t>transf</w:t>
        </w:r>
        <w:proofErr w:type="spellEnd"/>
        <w:r w:rsidR="00387724">
          <w:t xml:space="preserve"> </w:t>
        </w:r>
        <w:proofErr w:type="spellStart"/>
        <w:r w:rsidR="00387724">
          <w:t>inv</w:t>
        </w:r>
        <w:proofErr w:type="spellEnd"/>
        <w:r w:rsidR="00387724">
          <w:t>, se regula el tamaño de L? r</w:t>
        </w:r>
      </w:ins>
      <w:ins w:id="149" w:author="Jesús" w:date="2012-02-14T11:46:00Z">
        <w:r w:rsidR="00387724">
          <w:t>evisemos esa redacción juntos</w:t>
        </w:r>
      </w:ins>
      <w:ins w:id="150" w:author="Jesús" w:date="2012-02-14T11:45:00Z">
        <w:r w:rsidR="00387724">
          <w:t>)</w:t>
        </w:r>
      </w:ins>
      <w:r w:rsidR="003801BF" w:rsidRPr="008D2941">
        <w:t xml:space="preserve">, </w:t>
      </w:r>
      <w:r w:rsidRPr="008D2941">
        <w:t xml:space="preserve">la mínima resolución en este arreglo de autocorrelación vendrá dado por la máxima frecuencia </w:t>
      </w:r>
      <w:r w:rsidRPr="008D2941">
        <w:rPr>
          <w:position w:val="-12"/>
        </w:rPr>
        <w:object w:dxaOrig="440" w:dyaOrig="360">
          <v:shape id="_x0000_i1157" type="#_x0000_t75" style="width:21.75pt;height:18.35pt" o:ole="">
            <v:imagedata r:id="rId274" o:title=""/>
          </v:shape>
          <o:OLEObject Type="Embed" ProgID="Equation.DSMT4" ShapeID="_x0000_i1157" DrawAspect="Content" ObjectID="_1391606818" r:id="rId275"/>
        </w:object>
      </w:r>
      <w:r w:rsidRPr="008D2941">
        <w:t xml:space="preserve"> del espectro de la fuente de la siguiente forma </w:t>
      </w:r>
      <w:r w:rsidR="00A76D33" w:rsidRPr="008D2941">
        <w:rPr>
          <w:position w:val="-24"/>
        </w:rPr>
        <w:object w:dxaOrig="1520" w:dyaOrig="620">
          <v:shape id="_x0000_i1158" type="#_x0000_t75" style="width:76.1pt;height:31.25pt" o:ole="">
            <v:imagedata r:id="rId276" o:title=""/>
          </v:shape>
          <o:OLEObject Type="Embed" ProgID="Equation.DSMT4" ShapeID="_x0000_i1158" DrawAspect="Content" ObjectID="_1391606819" r:id="rId277"/>
        </w:object>
      </w:r>
      <w:r w:rsidRPr="008D2941">
        <w:t xml:space="preserve"> y el valor máximo dependerá del tamaño del arreglo, por lo tanto si el</w:t>
      </w:r>
      <w:r w:rsidR="000B5FE6" w:rsidRPr="008D2941">
        <w:t xml:space="preserve"> arreglo es de tamaño </w:t>
      </w:r>
      <w:r w:rsidR="00A76D33" w:rsidRPr="008D2941">
        <w:rPr>
          <w:position w:val="-6"/>
        </w:rPr>
        <w:object w:dxaOrig="279" w:dyaOrig="279">
          <v:shape id="_x0000_i1159" type="#_x0000_t75" style="width:14.25pt;height:14.25pt" o:ole="">
            <v:imagedata r:id="rId278" o:title=""/>
          </v:shape>
          <o:OLEObject Type="Embed" ProgID="Equation.DSMT4" ShapeID="_x0000_i1159" DrawAspect="Content" ObjectID="_1391606820" r:id="rId279"/>
        </w:object>
      </w:r>
      <w:r w:rsidR="000B5FE6" w:rsidRPr="008D2941">
        <w:t xml:space="preserve">, el valor máximo será </w:t>
      </w:r>
    </w:p>
    <w:p w:rsidR="0080060D" w:rsidRPr="0091532D" w:rsidRDefault="000B5FE6" w:rsidP="00784905">
      <w:pPr>
        <w:pStyle w:val="MTDisplayEquation"/>
        <w:rPr>
          <w:position w:val="-12"/>
          <w:lang w:val="es-VE"/>
        </w:rPr>
      </w:pPr>
      <w:r w:rsidRPr="0091532D">
        <w:rPr>
          <w:lang w:val="es-VE"/>
        </w:rPr>
        <w:tab/>
      </w:r>
      <w:r w:rsidR="00A76D33" w:rsidRPr="0091532D">
        <w:rPr>
          <w:position w:val="-24"/>
          <w:lang w:val="es-VE"/>
        </w:rPr>
        <w:object w:dxaOrig="1820" w:dyaOrig="720">
          <v:shape id="_x0000_i1160" type="#_x0000_t75" style="width:91pt;height:36.7pt" o:ole="">
            <v:imagedata r:id="rId280" o:title=""/>
          </v:shape>
          <o:OLEObject Type="Embed" ProgID="Equation.DSMT4" ShapeID="_x0000_i1160" DrawAspect="Content" ObjectID="_1391606821" r:id="rId281"/>
        </w:object>
      </w:r>
    </w:p>
    <w:p w:rsidR="0080060D" w:rsidRPr="0091532D" w:rsidRDefault="00A76D33" w:rsidP="00784905">
      <w:pPr>
        <w:rPr>
          <w:position w:val="-24"/>
        </w:rPr>
      </w:pPr>
      <w:r w:rsidRPr="0091532D">
        <w:t xml:space="preserve">Pero la transformada inversa de Fourier dará un resultado simétrico respecto al origen, por lo tanto el arreglo irá desde </w:t>
      </w:r>
      <w:r w:rsidRPr="0091532D">
        <w:rPr>
          <w:position w:val="-24"/>
        </w:rPr>
        <w:object w:dxaOrig="580" w:dyaOrig="620">
          <v:shape id="_x0000_i1161" type="#_x0000_t75" style="width:29.2pt;height:31.25pt" o:ole="">
            <v:imagedata r:id="rId282" o:title=""/>
          </v:shape>
          <o:OLEObject Type="Embed" ProgID="Equation.DSMT4" ShapeID="_x0000_i1161" DrawAspect="Content" ObjectID="_1391606822" r:id="rId283"/>
        </w:object>
      </w:r>
      <w:r w:rsidRPr="0091532D">
        <w:t xml:space="preserve"> hasta </w:t>
      </w:r>
      <w:r w:rsidRPr="0091532D">
        <w:rPr>
          <w:position w:val="-24"/>
        </w:rPr>
        <w:object w:dxaOrig="580" w:dyaOrig="620">
          <v:shape id="_x0000_i1162" type="#_x0000_t75" style="width:29.2pt;height:31.25pt" o:ole="">
            <v:imagedata r:id="rId284" o:title=""/>
          </v:shape>
          <o:OLEObject Type="Embed" ProgID="Equation.DSMT4" ShapeID="_x0000_i1162" DrawAspect="Content" ObjectID="_1391606823" r:id="rId285"/>
        </w:object>
      </w:r>
    </w:p>
    <w:p w:rsidR="0080060D" w:rsidRPr="0091532D" w:rsidRDefault="007964BB" w:rsidP="00784905">
      <w:pPr>
        <w:rPr>
          <w:position w:val="-24"/>
        </w:rPr>
      </w:pPr>
      <w:r w:rsidRPr="0091532D">
        <w:rPr>
          <w:position w:val="-24"/>
        </w:rPr>
        <w:t xml:space="preserve">Con la </w:t>
      </w:r>
      <w:r w:rsidR="008C2D29" w:rsidRPr="0091532D">
        <w:rPr>
          <w:position w:val="-24"/>
        </w:rPr>
        <w:t>generación</w:t>
      </w:r>
      <w:r w:rsidRPr="0091532D">
        <w:rPr>
          <w:position w:val="-24"/>
        </w:rPr>
        <w:t xml:space="preserve"> de imágenes simulando el sistema solo resta la inclusión del algoritmo de control y la grabación de imágenes en secuencia.</w:t>
      </w:r>
    </w:p>
    <w:p w:rsidR="00581256" w:rsidRPr="0091532D" w:rsidRDefault="008C2D29">
      <w:pPr>
        <w:pStyle w:val="Ttulo2"/>
      </w:pPr>
      <w:bookmarkStart w:id="151" w:name="_Toc316133527"/>
      <w:r w:rsidRPr="0091532D">
        <w:t>Validación del simulador</w:t>
      </w:r>
      <w:bookmarkEnd w:id="151"/>
    </w:p>
    <w:p w:rsidR="00581256" w:rsidRPr="0091532D" w:rsidRDefault="00581256">
      <w:r w:rsidRPr="0091532D">
        <w:t xml:space="preserve">A continuación se presentan distintas pruebas realizadas al simulador para </w:t>
      </w:r>
      <w:r w:rsidR="008C2D29" w:rsidRPr="0091532D">
        <w:t xml:space="preserve">validar el correcto funcionamiento </w:t>
      </w:r>
      <w:r w:rsidRPr="0091532D">
        <w:t>del sistema.</w:t>
      </w:r>
    </w:p>
    <w:p w:rsidR="00581256" w:rsidRDefault="00581256" w:rsidP="00581256">
      <w:r w:rsidRPr="0091532D">
        <w:t xml:space="preserve">Para todas las pruebas se simuló la cámara con espectros de absorción RGB de una cámara Canon 10D </w:t>
      </w:r>
      <w:r w:rsidRPr="0091532D">
        <w:fldChar w:fldCharType="begin"/>
      </w:r>
      <w:r w:rsidR="00EE6000">
        <w:instrText xml:space="preserve"> ADDIN EN.CITE &lt;EndNote&gt;&lt;Cite&gt;&lt;Author&gt;Buil&lt;/Author&gt;&lt;Year&gt;2004&lt;/Year&gt;&lt;RecNum&gt;40&lt;/RecNum&gt;&lt;DisplayText&gt;[10]&lt;/DisplayText&gt;&lt;record&gt;&lt;rec-number&gt;40&lt;/rec-number&gt;&lt;foreign-keys&gt;&lt;key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sidRPr="0091532D">
        <w:fldChar w:fldCharType="separate"/>
      </w:r>
      <w:r w:rsidR="00EE6000">
        <w:rPr>
          <w:noProof/>
        </w:rPr>
        <w:t>[</w:t>
      </w:r>
      <w:hyperlink w:anchor="_ENREF_10" w:tooltip="Buil, 2004 #40" w:history="1">
        <w:r w:rsidR="00EE6000">
          <w:rPr>
            <w:noProof/>
          </w:rPr>
          <w:t>10</w:t>
        </w:r>
      </w:hyperlink>
      <w:r w:rsidR="00EE6000">
        <w:rPr>
          <w:noProof/>
        </w:rPr>
        <w:t>]</w:t>
      </w:r>
      <w:r w:rsidRPr="0091532D">
        <w:fldChar w:fldCharType="end"/>
      </w:r>
      <w:r w:rsidR="00E451A7" w:rsidRPr="0091532D">
        <w:t xml:space="preserve">, el tiempo de integración elegido fue de </w:t>
      </w:r>
      <w:r w:rsidR="00E451A7" w:rsidRPr="0091532D">
        <w:rPr>
          <w:position w:val="-10"/>
        </w:rPr>
        <w:object w:dxaOrig="880" w:dyaOrig="320">
          <v:shape id="_x0000_i1163" type="#_x0000_t75" style="width:44.15pt;height:16.3pt" o:ole="">
            <v:imagedata r:id="rId286" o:title=""/>
          </v:shape>
          <o:OLEObject Type="Embed" ProgID="Equation.DSMT4" ShapeID="_x0000_i1163" DrawAspect="Content" ObjectID="_1391606824" r:id="rId287"/>
        </w:object>
      </w:r>
      <w:r w:rsidRPr="0091532D">
        <w:t>.</w:t>
      </w:r>
      <w:r w:rsidR="00E451A7" w:rsidRPr="0091532D">
        <w:t xml:space="preserve"> Los </w:t>
      </w:r>
      <w:r w:rsidRPr="0091532D">
        <w:t xml:space="preserve">espectros </w:t>
      </w:r>
      <w:r w:rsidR="00E451A7" w:rsidRPr="0091532D">
        <w:t xml:space="preserve">de absorción </w:t>
      </w:r>
      <w:r w:rsidRPr="0091532D">
        <w:t xml:space="preserve">se muestran en </w:t>
      </w:r>
      <w:r w:rsidR="00E451A7" w:rsidRPr="0091532D">
        <w:t>la</w:t>
      </w:r>
      <w:r w:rsidR="00CF2C7B">
        <w:t xml:space="preserve"> </w:t>
      </w:r>
      <w:r w:rsidR="00CF2C7B">
        <w:fldChar w:fldCharType="begin"/>
      </w:r>
      <w:r w:rsidR="00CF2C7B">
        <w:instrText xml:space="preserve"> REF _Ref316483073 \h </w:instrText>
      </w:r>
      <w:r w:rsidR="00CF2C7B">
        <w:fldChar w:fldCharType="separate"/>
      </w:r>
      <w:r w:rsidR="005405BE">
        <w:t xml:space="preserve">Figura </w:t>
      </w:r>
      <w:r w:rsidR="005405BE">
        <w:rPr>
          <w:noProof/>
        </w:rPr>
        <w:t>2</w:t>
      </w:r>
      <w:r w:rsidR="005405BE">
        <w:t>.</w:t>
      </w:r>
      <w:r w:rsidR="005405BE">
        <w:rPr>
          <w:noProof/>
        </w:rPr>
        <w:t>1</w:t>
      </w:r>
      <w:r w:rsidR="00CF2C7B">
        <w:fldChar w:fldCharType="end"/>
      </w:r>
      <w:r w:rsidRPr="0091532D">
        <w:t>.</w:t>
      </w:r>
    </w:p>
    <w:tbl>
      <w:tblPr>
        <w:tblW w:w="0" w:type="auto"/>
        <w:tblLook w:val="04A0" w:firstRow="1" w:lastRow="0" w:firstColumn="1" w:lastColumn="0" w:noHBand="0" w:noVBand="1"/>
      </w:tblPr>
      <w:tblGrid>
        <w:gridCol w:w="9261"/>
      </w:tblGrid>
      <w:tr w:rsidR="00EB6636" w:rsidTr="00CF2C7B">
        <w:tc>
          <w:tcPr>
            <w:tcW w:w="9261" w:type="dxa"/>
            <w:shd w:val="clear" w:color="auto" w:fill="auto"/>
          </w:tcPr>
          <w:p w:rsidR="00CF2C7B" w:rsidRDefault="00F06290" w:rsidP="00CF2C7B">
            <w:pPr>
              <w:pStyle w:val="Imagenes"/>
            </w:pPr>
            <w:r>
              <w:rPr>
                <w:lang w:eastAsia="es-VE"/>
              </w:rPr>
              <w:lastRenderedPageBreak/>
              <w:pict>
                <v:shape id="_x0000_i1164" type="#_x0000_t75" style="width:321.3pt;height:262.85pt;visibility:visible">
                  <v:imagedata r:id="rId288" o:title="" croptop="1047f" cropbottom="1347f" cropleft="2693f" cropright="4937f"/>
                </v:shape>
              </w:pict>
            </w:r>
          </w:p>
          <w:p w:rsidR="00EB6636" w:rsidRDefault="00CF2C7B" w:rsidP="00CF2C7B">
            <w:pPr>
              <w:pStyle w:val="Epgrafe"/>
            </w:pPr>
            <w:bookmarkStart w:id="152" w:name="_Ref316483073"/>
            <w:bookmarkStart w:id="153" w:name="_Toc316563912"/>
            <w:r>
              <w:t xml:space="preserve">Figura </w:t>
            </w:r>
            <w:fldSimple w:instr=" STYLEREF 1 \s ">
              <w:r w:rsidR="002A63D4">
                <w:rPr>
                  <w:noProof/>
                </w:rPr>
                <w:t>2</w:t>
              </w:r>
            </w:fldSimple>
            <w:r w:rsidR="002A63D4">
              <w:t>.</w:t>
            </w:r>
            <w:fldSimple w:instr=" SEQ Figura \* ARABIC \s 1 ">
              <w:r w:rsidR="002A63D4">
                <w:rPr>
                  <w:noProof/>
                </w:rPr>
                <w:t>1</w:t>
              </w:r>
            </w:fldSimple>
            <w:bookmarkEnd w:id="152"/>
            <w:r>
              <w:t xml:space="preserve">: </w:t>
            </w:r>
            <w:r w:rsidRPr="00AB2CC1">
              <w:t>Espectros de RGB de absorción de Canon 10D</w:t>
            </w:r>
            <w:bookmarkEnd w:id="153"/>
            <w:ins w:id="154" w:author="Jesús" w:date="2012-02-14T11:47:00Z">
              <w:r w:rsidR="00387724">
                <w:t xml:space="preserve"> (generalmente se </w:t>
              </w:r>
              <w:proofErr w:type="spellStart"/>
              <w:r w:rsidR="00387724">
                <w:t>cloloca</w:t>
              </w:r>
              <w:proofErr w:type="spellEnd"/>
              <w:r w:rsidR="00387724">
                <w:t xml:space="preserve"> alg</w:t>
              </w:r>
            </w:ins>
            <w:ins w:id="155" w:author="Jesús" w:date="2012-02-14T11:48:00Z">
              <w:r w:rsidR="00387724">
                <w:t>ún comentario a la imagen)</w:t>
              </w:r>
            </w:ins>
          </w:p>
        </w:tc>
      </w:tr>
    </w:tbl>
    <w:p w:rsidR="00581256" w:rsidRPr="0091532D" w:rsidRDefault="00E451A7">
      <w:r w:rsidRPr="008D2941">
        <w:t xml:space="preserve">El tipo de interferómetro utilizado fue un interferómetro de Mirau ideal, con el divisor de haz al </w:t>
      </w:r>
      <w:r w:rsidRPr="008D2941">
        <w:rPr>
          <w:position w:val="-6"/>
        </w:rPr>
        <w:object w:dxaOrig="499" w:dyaOrig="279">
          <v:shape id="_x0000_i1165" type="#_x0000_t75" style="width:25.15pt;height:14.25pt" o:ole="">
            <v:imagedata r:id="rId289" o:title=""/>
          </v:shape>
          <o:OLEObject Type="Embed" ProgID="Equation.DSMT4" ShapeID="_x0000_i1165" DrawAspect="Content" ObjectID="_1391606825" r:id="rId290"/>
        </w:object>
      </w:r>
      <w:r w:rsidRPr="008D2941">
        <w:t xml:space="preserve"> y el espejo de referencia con </w:t>
      </w:r>
      <w:proofErr w:type="spellStart"/>
      <w:r w:rsidRPr="008D2941">
        <w:t>reflectividad</w:t>
      </w:r>
      <w:proofErr w:type="spellEnd"/>
      <w:r w:rsidRPr="008D2941">
        <w:t xml:space="preserve"> del </w:t>
      </w:r>
      <w:r w:rsidRPr="008D2941">
        <w:rPr>
          <w:position w:val="-6"/>
        </w:rPr>
        <w:object w:dxaOrig="620" w:dyaOrig="279">
          <v:shape id="_x0000_i1166" type="#_x0000_t75" style="width:31.25pt;height:14.25pt" o:ole="">
            <v:imagedata r:id="rId291" o:title=""/>
          </v:shape>
          <o:OLEObject Type="Embed" ProgID="Equation.DSMT4" ShapeID="_x0000_i1166" DrawAspect="Content" ObjectID="_1391606826" r:id="rId292"/>
        </w:object>
      </w:r>
    </w:p>
    <w:p w:rsidR="00581256" w:rsidRPr="0091532D" w:rsidRDefault="00581256" w:rsidP="0091532D">
      <w:pPr>
        <w:pStyle w:val="Ttulo3"/>
      </w:pPr>
      <w:bookmarkStart w:id="156" w:name="_Toc316133528"/>
      <w:r w:rsidRPr="0091532D">
        <w:t>Franjas de un plano inclinado con fuente puntual</w:t>
      </w:r>
      <w:bookmarkEnd w:id="156"/>
    </w:p>
    <w:p w:rsidR="00581256" w:rsidRPr="0091532D" w:rsidRDefault="00581256">
      <w:r w:rsidRPr="0091532D">
        <w:t>Esta prueba consistió en replicar las franjas que aparecerían sobre un plano inclinado utilizando un laser de Heli</w:t>
      </w:r>
      <w:r w:rsidR="00E451A7" w:rsidRPr="0091532D">
        <w:t>o-</w:t>
      </w:r>
      <w:r w:rsidR="008D2941" w:rsidRPr="008D2941">
        <w:t>Neón</w:t>
      </w:r>
      <w:r w:rsidR="00E451A7" w:rsidRPr="0091532D">
        <w:t xml:space="preserve"> </w:t>
      </w:r>
      <w:del w:id="157" w:author="Jesús" w:date="2012-02-14T11:48:00Z">
        <w:r w:rsidR="00E451A7" w:rsidRPr="0091532D" w:rsidDel="00387724">
          <w:delText xml:space="preserve">cuya </w:delText>
        </w:r>
      </w:del>
      <w:ins w:id="158" w:author="Jesús" w:date="2012-02-14T11:48:00Z">
        <w:r w:rsidR="00387724">
          <w:t>funcionando a una</w:t>
        </w:r>
        <w:r w:rsidR="00387724" w:rsidRPr="0091532D">
          <w:t xml:space="preserve"> </w:t>
        </w:r>
      </w:ins>
      <w:r w:rsidR="00E451A7" w:rsidRPr="0091532D">
        <w:t xml:space="preserve">longitud de onda </w:t>
      </w:r>
      <w:del w:id="159" w:author="Jesús" w:date="2012-02-14T11:48:00Z">
        <w:r w:rsidR="00E451A7" w:rsidRPr="0091532D" w:rsidDel="00387724">
          <w:delText xml:space="preserve">es </w:delText>
        </w:r>
      </w:del>
      <w:r w:rsidR="00E451A7" w:rsidRPr="0091532D">
        <w:t xml:space="preserve">de </w:t>
      </w:r>
      <w:r w:rsidR="00E451A7" w:rsidRPr="0091532D">
        <w:rPr>
          <w:position w:val="-10"/>
        </w:rPr>
        <w:object w:dxaOrig="1300" w:dyaOrig="320">
          <v:shape id="_x0000_i1167" type="#_x0000_t75" style="width:65.2pt;height:16.3pt" o:ole="">
            <v:imagedata r:id="rId293" o:title=""/>
          </v:shape>
          <o:OLEObject Type="Embed" ProgID="Equation.DSMT4" ShapeID="_x0000_i1167" DrawAspect="Content" ObjectID="_1391606827" r:id="rId294"/>
        </w:object>
      </w:r>
      <w:r w:rsidR="00D03236" w:rsidRPr="0091532D">
        <w:t>.</w:t>
      </w:r>
    </w:p>
    <w:p w:rsidR="00775ED7" w:rsidRPr="0091532D" w:rsidRDefault="00D03236" w:rsidP="008D2941">
      <w:r w:rsidRPr="0091532D">
        <w:t xml:space="preserve">El plano simulado tiene una </w:t>
      </w:r>
      <w:proofErr w:type="spellStart"/>
      <w:r w:rsidRPr="0091532D">
        <w:t>reflectividad</w:t>
      </w:r>
      <w:proofErr w:type="spellEnd"/>
      <w:r w:rsidRPr="0091532D">
        <w:t xml:space="preserve"> del </w:t>
      </w:r>
      <w:r w:rsidRPr="0091532D">
        <w:rPr>
          <w:position w:val="-6"/>
        </w:rPr>
        <w:object w:dxaOrig="620" w:dyaOrig="279">
          <v:shape id="_x0000_i1168" type="#_x0000_t75" style="width:31.25pt;height:14.25pt" o:ole="">
            <v:imagedata r:id="rId295" o:title=""/>
          </v:shape>
          <o:OLEObject Type="Embed" ProgID="Equation.DSMT4" ShapeID="_x0000_i1168" DrawAspect="Content" ObjectID="_1391606828" r:id="rId296"/>
        </w:object>
      </w:r>
      <w:r w:rsidRPr="0091532D">
        <w:t xml:space="preserve"> y fue inclinado</w:t>
      </w:r>
      <w:r w:rsidR="00265F18" w:rsidRPr="0091532D">
        <w:t xml:space="preserve"> de tal forma que en el extremo izquierdo la altura de la muestra fuese de </w:t>
      </w:r>
      <w:r w:rsidR="00265F18" w:rsidRPr="0091532D">
        <w:rPr>
          <w:position w:val="-12"/>
        </w:rPr>
        <w:object w:dxaOrig="2060" w:dyaOrig="360">
          <v:shape id="_x0000_i1169" type="#_x0000_t75" style="width:103.25pt;height:18.35pt" o:ole="">
            <v:imagedata r:id="rId297" o:title=""/>
          </v:shape>
          <o:OLEObject Type="Embed" ProgID="Equation.DSMT4" ShapeID="_x0000_i1169" DrawAspect="Content" ObjectID="_1391606829" r:id="rId298"/>
        </w:object>
      </w:r>
      <w:r w:rsidR="00265F18" w:rsidRPr="0091532D">
        <w:t xml:space="preserve">, en el centro fuese </w:t>
      </w:r>
      <w:r w:rsidR="00265F18" w:rsidRPr="0091532D">
        <w:rPr>
          <w:position w:val="-6"/>
        </w:rPr>
        <w:object w:dxaOrig="499" w:dyaOrig="279">
          <v:shape id="_x0000_i1170" type="#_x0000_t75" style="width:25.15pt;height:14.25pt" o:ole="">
            <v:imagedata r:id="rId299" o:title=""/>
          </v:shape>
          <o:OLEObject Type="Embed" ProgID="Equation.DSMT4" ShapeID="_x0000_i1170" DrawAspect="Content" ObjectID="_1391606830" r:id="rId300"/>
        </w:object>
      </w:r>
      <w:r w:rsidR="00265F18" w:rsidRPr="0091532D">
        <w:t xml:space="preserve"> y en el extremo derecho </w:t>
      </w:r>
      <w:r w:rsidR="00265F18" w:rsidRPr="0091532D">
        <w:rPr>
          <w:position w:val="-12"/>
        </w:rPr>
        <w:object w:dxaOrig="1960" w:dyaOrig="360">
          <v:shape id="_x0000_i1171" type="#_x0000_t75" style="width:97.8pt;height:18.35pt" o:ole="">
            <v:imagedata r:id="rId301" o:title=""/>
          </v:shape>
          <o:OLEObject Type="Embed" ProgID="Equation.DSMT4" ShapeID="_x0000_i1171" DrawAspect="Content" ObjectID="_1391606831" r:id="rId302"/>
        </w:object>
      </w:r>
      <w:r w:rsidR="00265F18" w:rsidRPr="0091532D">
        <w:t>. Esta inclinación debería generar un total de 5 franjas claras y 4 franjas oscuras a lo largo del eje X</w:t>
      </w:r>
      <w:r w:rsidR="00E241C3" w:rsidRPr="0091532D">
        <w:t xml:space="preserve">, ya que el cambio entre cada franja es de una diferencia de camino óptico de </w:t>
      </w:r>
      <w:r w:rsidR="00E241C3" w:rsidRPr="0091532D">
        <w:rPr>
          <w:position w:val="-24"/>
        </w:rPr>
        <w:object w:dxaOrig="260" w:dyaOrig="620">
          <v:shape id="_x0000_i1172" type="#_x0000_t75" style="width:12.9pt;height:31.25pt" o:ole="">
            <v:imagedata r:id="rId303" o:title=""/>
          </v:shape>
          <o:OLEObject Type="Embed" ProgID="Equation.DSMT4" ShapeID="_x0000_i1172" DrawAspect="Content" ObjectID="_1391606832" r:id="rId304"/>
        </w:object>
      </w:r>
      <w:r w:rsidR="00E241C3" w:rsidRPr="0091532D">
        <w:t xml:space="preserve"> que en un interferómetro de Mirau o uno de Michelson, el camino óptico será el doble de la altura de la muestra en cada punto</w:t>
      </w:r>
      <w:ins w:id="160" w:author="Jesús" w:date="2012-02-14T11:51:00Z">
        <w:r w:rsidR="00387724">
          <w:t xml:space="preserve"> Revisar redacción, no </w:t>
        </w:r>
        <w:proofErr w:type="spellStart"/>
        <w:r w:rsidR="00387724">
          <w:t>se</w:t>
        </w:r>
        <w:proofErr w:type="spellEnd"/>
        <w:r w:rsidR="00387724">
          <w:t xml:space="preserve"> que quieres decir</w:t>
        </w:r>
        <w:proofErr w:type="gramStart"/>
        <w:r w:rsidR="00387724">
          <w:t>.</w:t>
        </w:r>
      </w:ins>
      <w:r w:rsidR="00E241C3" w:rsidRPr="0091532D">
        <w:t>.</w:t>
      </w:r>
      <w:proofErr w:type="gramEnd"/>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CF2C7B" w:rsidRDefault="00F06290" w:rsidP="00CF2C7B">
            <w:pPr>
              <w:pStyle w:val="Imagenes"/>
            </w:pPr>
            <w:r>
              <w:rPr>
                <w:lang w:eastAsia="es-VE"/>
              </w:rPr>
              <w:lastRenderedPageBreak/>
              <w:pict>
                <v:shape id="_x0000_i1173" type="#_x0000_t75" style="width:286.65pt;height:119.55pt;visibility:visible">
                  <v:imagedata r:id="rId305" o:title="" croptop="38204f"/>
                </v:shape>
              </w:pict>
            </w:r>
          </w:p>
          <w:p w:rsidR="00775ED7" w:rsidRDefault="00CF2C7B" w:rsidP="00CF2C7B">
            <w:pPr>
              <w:pStyle w:val="Epgrafe"/>
            </w:pPr>
            <w:bookmarkStart w:id="161" w:name="_Toc316563913"/>
            <w:r>
              <w:t xml:space="preserve">Figura </w:t>
            </w:r>
            <w:fldSimple w:instr=" STYLEREF 1 \s ">
              <w:r w:rsidR="002A63D4">
                <w:rPr>
                  <w:noProof/>
                </w:rPr>
                <w:t>2</w:t>
              </w:r>
            </w:fldSimple>
            <w:r w:rsidR="002A63D4">
              <w:t>.</w:t>
            </w:r>
            <w:fldSimple w:instr=" SEQ Figura \* ARABIC \s 1 ">
              <w:r w:rsidR="002A63D4">
                <w:rPr>
                  <w:noProof/>
                </w:rPr>
                <w:t>2</w:t>
              </w:r>
            </w:fldSimple>
            <w:r>
              <w:t xml:space="preserve">: </w:t>
            </w:r>
            <w:r w:rsidRPr="006B602F">
              <w:t>Interferograma simulado de un plano inclinado iluminado por una fuente puntual a la longitud de onda de un laser de He-Ne</w:t>
            </w:r>
            <w:bookmarkEnd w:id="161"/>
          </w:p>
        </w:tc>
      </w:tr>
    </w:tbl>
    <w:p w:rsidR="00D03236" w:rsidRPr="0091532D" w:rsidRDefault="00E241C3">
      <w:r w:rsidRPr="0091532D">
        <w:t xml:space="preserve">Se puede observar que el simulador logra emular el interferograma del plano inclinado obteniendo 5 franjas rojas y 4 franjas oscuras, esto </w:t>
      </w:r>
      <w:r w:rsidR="008D2941" w:rsidRPr="008D2941">
        <w:t>demuestra</w:t>
      </w:r>
      <w:r w:rsidRPr="0091532D">
        <w:t xml:space="preserve"> que </w:t>
      </w:r>
      <w:r w:rsidR="003B6DBB" w:rsidRPr="0091532D">
        <w:t xml:space="preserve">para una fuente puntual, el simulador se comporta correctamente. Adicionalmente el color obtenido corresponde al </w:t>
      </w:r>
      <w:del w:id="162" w:author="Jesús" w:date="2012-02-14T11:52:00Z">
        <w:r w:rsidR="003B6DBB" w:rsidRPr="0091532D" w:rsidDel="00387724">
          <w:delText xml:space="preserve">color </w:delText>
        </w:r>
      </w:del>
      <w:r w:rsidR="003B6DBB" w:rsidRPr="0091532D">
        <w:t xml:space="preserve">producido por un laser de He-Ne en su transición de </w:t>
      </w:r>
      <w:r w:rsidR="003B6DBB" w:rsidRPr="0091532D">
        <w:rPr>
          <w:position w:val="-10"/>
        </w:rPr>
        <w:object w:dxaOrig="1300" w:dyaOrig="320">
          <v:shape id="_x0000_i1174" type="#_x0000_t75" style="width:65.2pt;height:16.3pt" o:ole="">
            <v:imagedata r:id="rId306" o:title=""/>
          </v:shape>
          <o:OLEObject Type="Embed" ProgID="Equation.DSMT4" ShapeID="_x0000_i1174" DrawAspect="Content" ObjectID="_1391606833" r:id="rId307"/>
        </w:object>
      </w:r>
      <w:r w:rsidR="003B6DBB" w:rsidRPr="0091532D">
        <w:t>.</w:t>
      </w:r>
    </w:p>
    <w:p w:rsidR="00581256" w:rsidRPr="0091532D" w:rsidRDefault="00581256" w:rsidP="0091532D">
      <w:pPr>
        <w:pStyle w:val="Ttulo3"/>
      </w:pPr>
      <w:bookmarkStart w:id="163" w:name="_Toc316133529"/>
      <w:r w:rsidRPr="0091532D">
        <w:t>Franjas de un plano inclinado en luz blanca</w:t>
      </w:r>
      <w:bookmarkEnd w:id="163"/>
    </w:p>
    <w:p w:rsidR="00A62CF8" w:rsidRDefault="00A62CF8">
      <w:r w:rsidRPr="0091532D">
        <w:t xml:space="preserve">En esta prueba se comprobará </w:t>
      </w:r>
      <w:r w:rsidR="003B6DBB" w:rsidRPr="0091532D">
        <w:t>el comportamiento del simulador en pre</w:t>
      </w:r>
      <w:r w:rsidR="001C31B0" w:rsidRPr="0091532D">
        <w:t>senc</w:t>
      </w:r>
      <w:r w:rsidR="003B6DBB" w:rsidRPr="0091532D">
        <w:t>ia de</w:t>
      </w:r>
      <w:r w:rsidR="001C31B0" w:rsidRPr="0091532D">
        <w:t xml:space="preserve"> una</w:t>
      </w:r>
      <w:r w:rsidR="003B6DBB" w:rsidRPr="0091532D">
        <w:t xml:space="preserve"> fuente con espectro continuo, en este caso se simulará una lámpara de tungsteno, la cual tiene un espectro de radiación correspondiente a un cuerpo negro a </w:t>
      </w:r>
      <w:r w:rsidR="001C31B0" w:rsidRPr="0091532D">
        <w:rPr>
          <w:position w:val="-6"/>
        </w:rPr>
        <w:object w:dxaOrig="1440" w:dyaOrig="279">
          <v:shape id="_x0000_i1175" type="#_x0000_t75" style="width:1in;height:14.25pt" o:ole="">
            <v:imagedata r:id="rId308" o:title=""/>
          </v:shape>
          <o:OLEObject Type="Embed" ProgID="Equation.DSMT4" ShapeID="_x0000_i1175" DrawAspect="Content" ObjectID="_1391606834" r:id="rId309"/>
        </w:object>
      </w:r>
      <w:r w:rsidR="001C31B0" w:rsidRPr="0091532D">
        <w:t xml:space="preserve"> como se muestra en la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00720700" w:rsidRPr="0091532D">
        <w:t xml:space="preserve"> que corresponde al iluminador estándar A de la CIE</w:t>
      </w:r>
      <w:ins w:id="164" w:author="Jesús" w:date="2012-02-14T11:52:00Z">
        <w:r w:rsidR="00A826A7">
          <w:t xml:space="preserve"> (qué es la CIE</w:t>
        </w:r>
      </w:ins>
      <w:ins w:id="165" w:author="Jesús" w:date="2012-02-14T11:53:00Z">
        <w:r w:rsidR="00A826A7">
          <w:t>?</w:t>
        </w:r>
      </w:ins>
      <w:ins w:id="166" w:author="Jesús" w:date="2012-02-14T11:52:00Z">
        <w:r w:rsidR="00A826A7">
          <w:t>, si vas a usar abreviaturas debes indicar al menos una vez qu</w:t>
        </w:r>
      </w:ins>
      <w:ins w:id="167" w:author="Jesús" w:date="2012-02-14T11:53:00Z">
        <w:r w:rsidR="00A826A7">
          <w:t>é son)</w:t>
        </w:r>
      </w:ins>
      <w:r w:rsidR="0029627E" w:rsidRPr="0091532D">
        <w:t xml:space="preserve"> </w:t>
      </w:r>
      <w:r w:rsidR="0029627E" w:rsidRPr="0091532D">
        <w:fldChar w:fldCharType="begin"/>
      </w:r>
      <w:r w:rsidR="00EE6000">
        <w:instrText xml:space="preserve"> ADDIN EN.CITE &lt;EndNote&gt;&lt;Cite&gt;&lt;Year&gt;2000&lt;/Year&gt;&lt;RecNum&gt;42&lt;/RecNum&gt;&lt;DisplayText&gt;[11]&lt;/DisplayText&gt;&lt;record&gt;&lt;rec-number&gt;42&lt;/rec-number&gt;&lt;foreign-keys&gt;&lt;key app="EN" db-id="0ffrw0ef80w99be5pxfpfrpvrx0pptxtadwp"&gt;42&lt;/key&gt;&lt;/foreign-keys&gt;&lt;ref-type name="Journal Article"&gt;17&lt;/ref-type&gt;&lt;contributors&gt;&lt;/contributors&gt;&lt;titles&gt;&lt;title&gt;Joint ISO/CIE Standard ISO 10526:1999/CIE S 005/E-1998, CIE Standard illuminants for colorimetry&lt;/title&gt;&lt;secondary-title&gt;Color Research &amp;amp; Application&lt;/secondary-title&gt;&lt;/titles&gt;&lt;periodical&gt;&lt;full-title&gt;Color Research &amp;amp; Application&lt;/full-title&gt;&lt;/periodical&gt;&lt;pages&gt;385-385&lt;/pages&gt;&lt;volume&gt;25&lt;/volume&gt;&lt;number&gt;5&lt;/number&gt;&lt;dates&gt;&lt;year&gt;2000&lt;/year&gt;&lt;/dates&gt;&lt;publisher&gt;John Wiley &amp;amp; Sons, Inc.&lt;/publisher&gt;&lt;isbn&gt;1520-6378&lt;/isbn&gt;&lt;urls&gt;&lt;related-urls&gt;&lt;url&gt;http://dx.doi.org/10.1002/1520-6378(200010)25:5&amp;lt;385::AID-COL13&amp;gt;3.0.CO;2-M&lt;/url&gt;&lt;/related-urls&gt;&lt;/urls&gt;&lt;electronic-resource-num&gt;10.1002/1520-6378(200010)25:5&amp;lt;385::aid-col13&amp;gt;3.0.co;2-m&lt;/electronic-resource-num&gt;&lt;/record&gt;&lt;/Cite&gt;&lt;/EndNote&gt;</w:instrText>
      </w:r>
      <w:r w:rsidR="0029627E" w:rsidRPr="0091532D">
        <w:fldChar w:fldCharType="separate"/>
      </w:r>
      <w:r w:rsidR="00EE6000">
        <w:rPr>
          <w:noProof/>
        </w:rPr>
        <w:t>[</w:t>
      </w:r>
      <w:hyperlink w:anchor="_ENREF_11" w:tooltip=", 2000 #42" w:history="1">
        <w:r w:rsidR="00EE6000">
          <w:rPr>
            <w:noProof/>
          </w:rPr>
          <w:t>11</w:t>
        </w:r>
      </w:hyperlink>
      <w:r w:rsidR="00EE6000">
        <w:rPr>
          <w:noProof/>
        </w:rPr>
        <w:t>]</w:t>
      </w:r>
      <w:r w:rsidR="0029627E" w:rsidRPr="0091532D">
        <w:fldChar w:fldCharType="end"/>
      </w:r>
      <w:r w:rsidR="001C31B0" w:rsidRPr="0091532D">
        <w:t>.</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9D01F6" w:rsidRDefault="00F06290" w:rsidP="009D01F6">
            <w:pPr>
              <w:pStyle w:val="Imagenes"/>
            </w:pPr>
            <w:r>
              <w:rPr>
                <w:lang w:eastAsia="es-VE"/>
              </w:rPr>
              <w:lastRenderedPageBreak/>
              <w:pict>
                <v:shape id="_x0000_i1176" type="#_x0000_t75" style="width:393.3pt;height:277.15pt;visibility:visible">
                  <v:imagedata r:id="rId310" o:title="" cropleft="3899f" cropright="4683f"/>
                </v:shape>
              </w:pict>
            </w:r>
          </w:p>
          <w:p w:rsidR="00775ED7" w:rsidRDefault="009D01F6" w:rsidP="009D01F6">
            <w:pPr>
              <w:pStyle w:val="Epgrafe"/>
            </w:pPr>
            <w:bookmarkStart w:id="168" w:name="_Ref316483173"/>
            <w:bookmarkStart w:id="169" w:name="_Toc316563914"/>
            <w:r>
              <w:t xml:space="preserve">Figura </w:t>
            </w:r>
            <w:fldSimple w:instr=" STYLEREF 1 \s ">
              <w:r w:rsidR="002A63D4">
                <w:rPr>
                  <w:noProof/>
                </w:rPr>
                <w:t>2</w:t>
              </w:r>
            </w:fldSimple>
            <w:r w:rsidR="002A63D4">
              <w:t>.</w:t>
            </w:r>
            <w:fldSimple w:instr=" SEQ Figura \* ARABIC \s 1 ">
              <w:r w:rsidR="002A63D4">
                <w:rPr>
                  <w:noProof/>
                </w:rPr>
                <w:t>3</w:t>
              </w:r>
            </w:fldSimple>
            <w:bookmarkEnd w:id="168"/>
            <w:r>
              <w:t xml:space="preserve">: </w:t>
            </w:r>
            <w:r w:rsidRPr="00A74923">
              <w:t>Espectro del iluminador estándar A de la CIE</w:t>
            </w:r>
            <w:bookmarkEnd w:id="169"/>
            <w:ins w:id="170" w:author="Jesús" w:date="2012-02-24T12:30:00Z">
              <w:r w:rsidR="00EE6823">
                <w:t xml:space="preserve"> (referencia)</w:t>
              </w:r>
            </w:ins>
          </w:p>
        </w:tc>
      </w:tr>
    </w:tbl>
    <w:p w:rsidR="00C841D6" w:rsidRPr="0091532D" w:rsidRDefault="00C841D6" w:rsidP="008D2941">
      <w:r w:rsidRPr="009D01F6">
        <w:t>Utilizando una fuente de este tipo</w:t>
      </w:r>
      <w:r w:rsidR="008D2941" w:rsidRPr="009D01F6">
        <w:t xml:space="preserve">, </w:t>
      </w:r>
      <w:r w:rsidRPr="009D01F6">
        <w:t>el interferómetro que se debe obtener es un patrón de</w:t>
      </w:r>
      <w:r w:rsidRPr="0091532D">
        <w:t xml:space="preserve"> franjas de colores, que deben ir desvaneciéndose si la diferencia de caminos ópticos se acerca a la longitud de coherencia de la fuente. Sin embargo, la longitud de coherencia que afectará a cada sensor RGB </w:t>
      </w:r>
      <w:r w:rsidR="00BA703F" w:rsidRPr="0091532D">
        <w:t xml:space="preserve">será aproximadamente igual a la velocidad de la luz dividida entre el ancho de banda del espectro que absorbería cada sensor. En la </w:t>
      </w:r>
      <w:r w:rsidR="009D01F6">
        <w:fldChar w:fldCharType="begin"/>
      </w:r>
      <w:r w:rsidR="009D01F6">
        <w:instrText xml:space="preserve"> REF _Ref316483256 \h </w:instrText>
      </w:r>
      <w:r w:rsidR="009D01F6">
        <w:fldChar w:fldCharType="separate"/>
      </w:r>
      <w:r w:rsidR="005405BE">
        <w:t xml:space="preserve">Figura </w:t>
      </w:r>
      <w:r w:rsidR="005405BE">
        <w:rPr>
          <w:noProof/>
        </w:rPr>
        <w:t>2</w:t>
      </w:r>
      <w:r w:rsidR="005405BE">
        <w:t>.</w:t>
      </w:r>
      <w:r w:rsidR="005405BE">
        <w:rPr>
          <w:noProof/>
        </w:rPr>
        <w:t>4</w:t>
      </w:r>
      <w:r w:rsidR="009D01F6">
        <w:fldChar w:fldCharType="end"/>
      </w:r>
      <w:r w:rsidR="007431CE" w:rsidRPr="0091532D">
        <w:t xml:space="preserve"> </w:t>
      </w:r>
      <w:r w:rsidR="00BA703F" w:rsidRPr="0091532D">
        <w:t>se mu</w:t>
      </w:r>
      <w:r w:rsidR="007431CE" w:rsidRPr="0091532D">
        <w:t>e</w:t>
      </w:r>
      <w:r w:rsidR="00BA703F" w:rsidRPr="0091532D">
        <w:t>stra el espectro absorbido por cada uno de los sensores si se utiliza el espectro de emisión de la</w:t>
      </w:r>
      <w:r w:rsidR="009D01F6">
        <w:t xml:space="preserve">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00BA703F" w:rsidRPr="0091532D">
        <w:t>.</w:t>
      </w:r>
    </w:p>
    <w:tbl>
      <w:tblPr>
        <w:tblW w:w="0" w:type="auto"/>
        <w:tblLook w:val="04A0" w:firstRow="1" w:lastRow="0" w:firstColumn="1" w:lastColumn="0" w:noHBand="0" w:noVBand="1"/>
      </w:tblPr>
      <w:tblGrid>
        <w:gridCol w:w="9261"/>
      </w:tblGrid>
      <w:tr w:rsidR="00BA703F" w:rsidRPr="00AF0007" w:rsidTr="00AF0007">
        <w:tc>
          <w:tcPr>
            <w:tcW w:w="9261" w:type="dxa"/>
            <w:shd w:val="clear" w:color="auto" w:fill="auto"/>
          </w:tcPr>
          <w:p w:rsidR="009D01F6" w:rsidRDefault="00F06290" w:rsidP="009D01F6">
            <w:pPr>
              <w:pStyle w:val="Imagenes"/>
            </w:pPr>
            <w:r>
              <w:rPr>
                <w:lang w:eastAsia="es-VE"/>
              </w:rPr>
              <w:lastRenderedPageBreak/>
              <w:pict>
                <v:shape id="_x0000_i1177" type="#_x0000_t75" style="width:425.2pt;height:292.1pt;visibility:visible">
                  <v:imagedata r:id="rId311" o:title="" cropleft="3577f" cropright="3858f"/>
                </v:shape>
              </w:pict>
            </w:r>
          </w:p>
          <w:p w:rsidR="00BA703F" w:rsidRPr="00AF0007" w:rsidRDefault="009D01F6" w:rsidP="009D01F6">
            <w:pPr>
              <w:pStyle w:val="Epgrafe"/>
            </w:pPr>
            <w:bookmarkStart w:id="171" w:name="_Ref316483256"/>
            <w:bookmarkStart w:id="172" w:name="_Toc316563915"/>
            <w:r>
              <w:t xml:space="preserve">Figura </w:t>
            </w:r>
            <w:fldSimple w:instr=" STYLEREF 1 \s ">
              <w:r w:rsidR="002A63D4">
                <w:rPr>
                  <w:noProof/>
                </w:rPr>
                <w:t>2</w:t>
              </w:r>
            </w:fldSimple>
            <w:r w:rsidR="002A63D4">
              <w:t>.</w:t>
            </w:r>
            <w:fldSimple w:instr=" SEQ Figura \* ARABIC \s 1 ">
              <w:r w:rsidR="002A63D4">
                <w:rPr>
                  <w:noProof/>
                </w:rPr>
                <w:t>4</w:t>
              </w:r>
            </w:fldSimple>
            <w:bookmarkEnd w:id="171"/>
            <w:r>
              <w:t>:</w:t>
            </w:r>
            <w:r w:rsidRPr="00AF0007">
              <w:t xml:space="preserve"> Espectro absorbido por sensores RGB de una fuente del iluminador estándar A de la CIE</w:t>
            </w:r>
            <w:bookmarkEnd w:id="172"/>
            <w:ins w:id="173" w:author="Jesús" w:date="2012-02-24T12:30:00Z">
              <w:r w:rsidR="00EE6823">
                <w:t xml:space="preserve"> referencia</w:t>
              </w:r>
            </w:ins>
          </w:p>
        </w:tc>
      </w:tr>
    </w:tbl>
    <w:p w:rsidR="00BA703F" w:rsidRPr="0091532D" w:rsidRDefault="0070729D" w:rsidP="00C841D6">
      <w:r w:rsidRPr="0091532D">
        <w:t xml:space="preserve">Si se utiliza el cálculo de la longitud de coherencia suponiendo que los espectros son </w:t>
      </w:r>
      <w:r w:rsidR="008D2941" w:rsidRPr="008D2941">
        <w:t>gaussianos</w:t>
      </w:r>
      <w:r w:rsidRPr="0091532D">
        <w:t xml:space="preserve">, se puede utilizar la siguiente ecuación </w:t>
      </w:r>
    </w:p>
    <w:p w:rsidR="0070729D" w:rsidRPr="0091532D" w:rsidRDefault="0070729D" w:rsidP="0091532D">
      <w:pPr>
        <w:pStyle w:val="MTDisplayEquation"/>
      </w:pPr>
      <w:r w:rsidRPr="0091532D">
        <w:rPr>
          <w:lang w:val="es-VE"/>
        </w:rPr>
        <w:tab/>
      </w:r>
      <w:r w:rsidRPr="0091532D">
        <w:rPr>
          <w:position w:val="-24"/>
          <w:lang w:val="es-VE"/>
        </w:rPr>
        <w:object w:dxaOrig="1740" w:dyaOrig="660">
          <v:shape id="_x0000_i1178" type="#_x0000_t75" style="width:86.95pt;height:33.3pt" o:ole="">
            <v:imagedata r:id="rId312" o:title=""/>
          </v:shape>
          <o:OLEObject Type="Embed" ProgID="Equation.DSMT4" ShapeID="_x0000_i1178" DrawAspect="Content" ObjectID="_1391606835" r:id="rId3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16</w:instrText>
      </w:r>
      <w:r w:rsidR="00CF2C7B">
        <w:rPr>
          <w:lang w:val="es-VE"/>
        </w:rPr>
        <w:fldChar w:fldCharType="end"/>
      </w:r>
      <w:r w:rsidR="00CF2C7B">
        <w:rPr>
          <w:lang w:val="es-VE"/>
        </w:rPr>
        <w:instrText>)</w:instrText>
      </w:r>
      <w:r w:rsidR="00CF2C7B">
        <w:rPr>
          <w:lang w:val="es-VE"/>
        </w:rPr>
        <w:fldChar w:fldCharType="end"/>
      </w:r>
    </w:p>
    <w:p w:rsidR="00C841D6" w:rsidRPr="0091532D" w:rsidRDefault="00C841D6">
      <w:r w:rsidRPr="0091532D">
        <w:t xml:space="preserve"> </w:t>
      </w:r>
      <w:r w:rsidR="007131C9" w:rsidRPr="0091532D">
        <w:t xml:space="preserve">Con </w:t>
      </w:r>
      <w:r w:rsidR="007131C9" w:rsidRPr="0091532D">
        <w:rPr>
          <w:position w:val="-12"/>
        </w:rPr>
        <w:object w:dxaOrig="279" w:dyaOrig="360">
          <v:shape id="_x0000_i1179" type="#_x0000_t75" style="width:14.25pt;height:18.35pt" o:ole="">
            <v:imagedata r:id="rId314" o:title=""/>
          </v:shape>
          <o:OLEObject Type="Embed" ProgID="Equation.DSMT4" ShapeID="_x0000_i1179" DrawAspect="Content" ObjectID="_1391606836" r:id="rId315"/>
        </w:object>
      </w:r>
      <w:r w:rsidR="007131C9" w:rsidRPr="0091532D">
        <w:t xml:space="preserve"> la longitud media y </w:t>
      </w:r>
      <w:r w:rsidR="007131C9" w:rsidRPr="0091532D">
        <w:rPr>
          <w:position w:val="-6"/>
        </w:rPr>
        <w:object w:dxaOrig="380" w:dyaOrig="279">
          <v:shape id="_x0000_i1180" type="#_x0000_t75" style="width:19pt;height:14.25pt" o:ole="">
            <v:imagedata r:id="rId316" o:title=""/>
          </v:shape>
          <o:OLEObject Type="Embed" ProgID="Equation.DSMT4" ShapeID="_x0000_i1180" DrawAspect="Content" ObjectID="_1391606837" r:id="rId317"/>
        </w:object>
      </w:r>
      <w:r w:rsidR="007131C9" w:rsidRPr="0091532D">
        <w:t xml:space="preserve"> el ancho de la </w:t>
      </w:r>
      <w:r w:rsidR="004F265A" w:rsidRPr="0091532D">
        <w:t>gaussiana</w:t>
      </w:r>
      <w:r w:rsidR="007131C9" w:rsidRPr="0091532D">
        <w:t xml:space="preserve">. De acuerdo a la gráfica en la </w:t>
      </w:r>
      <w:r w:rsidR="007131C9" w:rsidRPr="00A826A7">
        <w:rPr>
          <w:color w:val="FF0000"/>
          <w:rPrChange w:id="174" w:author="Jesús" w:date="2012-02-14T11:55:00Z">
            <w:rPr/>
          </w:rPrChange>
        </w:rPr>
        <w:fldChar w:fldCharType="begin"/>
      </w:r>
      <w:r w:rsidR="007131C9" w:rsidRPr="00A826A7">
        <w:rPr>
          <w:color w:val="FF0000"/>
          <w:rPrChange w:id="175" w:author="Jesús" w:date="2012-02-14T11:55:00Z">
            <w:rPr/>
          </w:rPrChange>
        </w:rPr>
        <w:instrText xml:space="preserve"> REF _Ref316132920 \h </w:instrText>
      </w:r>
      <w:r w:rsidR="00A826A7">
        <w:rPr>
          <w:color w:val="FF0000"/>
        </w:rPr>
        <w:instrText xml:space="preserve"> \* MERGEFORMAT </w:instrText>
      </w:r>
      <w:r w:rsidR="007131C9" w:rsidRPr="00A826A7">
        <w:rPr>
          <w:color w:val="FF0000"/>
          <w:rPrChange w:id="176" w:author="Jesús" w:date="2012-02-14T11:55:00Z">
            <w:rPr>
              <w:color w:val="FF0000"/>
            </w:rPr>
          </w:rPrChange>
        </w:rPr>
      </w:r>
      <w:r w:rsidR="007131C9" w:rsidRPr="00A826A7">
        <w:rPr>
          <w:color w:val="FF0000"/>
          <w:rPrChange w:id="177" w:author="Jesús" w:date="2012-02-14T11:55:00Z">
            <w:rPr/>
          </w:rPrChange>
        </w:rPr>
        <w:fldChar w:fldCharType="separate"/>
      </w:r>
      <w:r w:rsidR="005405BE" w:rsidRPr="00A826A7">
        <w:rPr>
          <w:b/>
          <w:bCs/>
          <w:color w:val="FF0000"/>
          <w:lang w:val="es-ES"/>
          <w:rPrChange w:id="178" w:author="Jesús" w:date="2012-02-14T11:55:00Z">
            <w:rPr>
              <w:b/>
              <w:bCs/>
              <w:lang w:val="es-ES"/>
            </w:rPr>
          </w:rPrChange>
        </w:rPr>
        <w:t>¡Error! No se encuentra el origen de la referencia.</w:t>
      </w:r>
      <w:r w:rsidR="007131C9" w:rsidRPr="00A826A7">
        <w:rPr>
          <w:color w:val="FF0000"/>
          <w:rPrChange w:id="179" w:author="Jesús" w:date="2012-02-14T11:55:00Z">
            <w:rPr/>
          </w:rPrChange>
        </w:rPr>
        <w:fldChar w:fldCharType="end"/>
      </w:r>
      <w:r w:rsidR="007131C9" w:rsidRPr="00A826A7">
        <w:rPr>
          <w:color w:val="FF0000"/>
          <w:rPrChange w:id="180" w:author="Jesús" w:date="2012-02-14T11:55:00Z">
            <w:rPr/>
          </w:rPrChange>
        </w:rPr>
        <w:t>,</w:t>
      </w:r>
      <w:r w:rsidR="007131C9" w:rsidRPr="0091532D">
        <w:t xml:space="preserve"> tenemos los siguientes valores para los sensores:</w:t>
      </w:r>
    </w:p>
    <w:p w:rsidR="000F1947" w:rsidRPr="0091532D" w:rsidRDefault="000F1947" w:rsidP="0091532D">
      <w:pPr>
        <w:pStyle w:val="Epgrafe"/>
      </w:pPr>
      <w:bookmarkStart w:id="181" w:name="_Toc316136359"/>
      <w:r w:rsidRPr="008D2941">
        <w:t xml:space="preserve">Tabla </w:t>
      </w:r>
      <w:fldSimple w:instr=" STYLEREF 1 \s ">
        <w:r w:rsidR="005405BE">
          <w:rPr>
            <w:noProof/>
          </w:rPr>
          <w:t>2</w:t>
        </w:r>
      </w:fldSimple>
      <w:r w:rsidRPr="0091532D">
        <w:t>.</w:t>
      </w:r>
      <w:fldSimple w:instr=" SEQ Tabla \* ARABIC \s 1 ">
        <w:r w:rsidR="005405BE">
          <w:rPr>
            <w:noProof/>
          </w:rPr>
          <w:t>1</w:t>
        </w:r>
      </w:fldSimple>
      <w:r w:rsidRPr="0091532D">
        <w:t xml:space="preserve"> : Longitud de coherencia del espectro absorbido por los sensores RGB </w:t>
      </w:r>
      <w:bookmarkEnd w:id="181"/>
      <w:ins w:id="182" w:author="Jesús" w:date="2012-02-24T12:30:00Z">
        <w:r w:rsidR="00EE6823">
          <w:t xml:space="preserve"> </w:t>
        </w:r>
      </w:ins>
      <w:ins w:id="183" w:author="Jesús" w:date="2012-02-24T12:31:00Z">
        <w:r w:rsidR="00EE6823">
          <w:t>referencias</w:t>
        </w:r>
      </w:ins>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5"/>
        <w:gridCol w:w="2315"/>
        <w:gridCol w:w="2315"/>
        <w:gridCol w:w="2316"/>
      </w:tblGrid>
      <w:tr w:rsidR="00EB6636" w:rsidRPr="00AF0007" w:rsidTr="00AF0007">
        <w:tc>
          <w:tcPr>
            <w:tcW w:w="2315" w:type="dxa"/>
            <w:shd w:val="clear" w:color="auto" w:fill="auto"/>
          </w:tcPr>
          <w:p w:rsidR="007131C9" w:rsidRPr="00CF3D55" w:rsidRDefault="007131C9" w:rsidP="0091532D">
            <w:pPr>
              <w:pStyle w:val="Titulotablanormal"/>
            </w:pPr>
            <w:r w:rsidRPr="00CF3D55">
              <w:rPr>
                <w:lang w:val="es-VE"/>
              </w:rPr>
              <w:t>Sensor</w:t>
            </w:r>
          </w:p>
        </w:tc>
        <w:tc>
          <w:tcPr>
            <w:tcW w:w="2315" w:type="dxa"/>
            <w:shd w:val="clear" w:color="auto" w:fill="auto"/>
          </w:tcPr>
          <w:p w:rsidR="007131C9" w:rsidRPr="00CF3D55" w:rsidRDefault="007131C9" w:rsidP="0091532D">
            <w:pPr>
              <w:pStyle w:val="Titulotablanormal"/>
            </w:pPr>
            <w:r w:rsidRPr="00CF3D55">
              <w:rPr>
                <w:position w:val="-12"/>
                <w:lang w:val="es-VE"/>
              </w:rPr>
              <w:object w:dxaOrig="279" w:dyaOrig="360">
                <v:shape id="_x0000_i1181" type="#_x0000_t75" style="width:14.25pt;height:18.35pt" o:ole="">
                  <v:imagedata r:id="rId318" o:title=""/>
                </v:shape>
                <o:OLEObject Type="Embed" ProgID="Equation.DSMT4" ShapeID="_x0000_i1181" DrawAspect="Content" ObjectID="_1391606838" r:id="rId319"/>
              </w:object>
            </w:r>
          </w:p>
        </w:tc>
        <w:tc>
          <w:tcPr>
            <w:tcW w:w="2315" w:type="dxa"/>
            <w:shd w:val="clear" w:color="auto" w:fill="auto"/>
          </w:tcPr>
          <w:p w:rsidR="007131C9" w:rsidRPr="00CF3D55" w:rsidRDefault="007131C9" w:rsidP="0091532D">
            <w:pPr>
              <w:pStyle w:val="Titulotablanormal"/>
            </w:pPr>
            <w:r w:rsidRPr="00CF3D55">
              <w:rPr>
                <w:position w:val="-6"/>
                <w:lang w:val="es-VE"/>
              </w:rPr>
              <w:object w:dxaOrig="380" w:dyaOrig="279">
                <v:shape id="_x0000_i1182" type="#_x0000_t75" style="width:19pt;height:14.25pt" o:ole="">
                  <v:imagedata r:id="rId320" o:title=""/>
                </v:shape>
                <o:OLEObject Type="Embed" ProgID="Equation.DSMT4" ShapeID="_x0000_i1182" DrawAspect="Content" ObjectID="_1391606839" r:id="rId321"/>
              </w:object>
            </w:r>
          </w:p>
        </w:tc>
        <w:tc>
          <w:tcPr>
            <w:tcW w:w="2316" w:type="dxa"/>
            <w:shd w:val="clear" w:color="auto" w:fill="auto"/>
          </w:tcPr>
          <w:p w:rsidR="007131C9" w:rsidRPr="00CF3D55" w:rsidRDefault="007131C9" w:rsidP="0091532D">
            <w:pPr>
              <w:pStyle w:val="Titulotablanormal"/>
            </w:pPr>
            <w:r w:rsidRPr="00CF3D55">
              <w:rPr>
                <w:position w:val="-12"/>
                <w:lang w:val="es-VE"/>
              </w:rPr>
              <w:object w:dxaOrig="300" w:dyaOrig="360">
                <v:shape id="_x0000_i1183" type="#_x0000_t75" style="width:14.95pt;height:18.35pt" o:ole="">
                  <v:imagedata r:id="rId322" o:title=""/>
                </v:shape>
                <o:OLEObject Type="Embed" ProgID="Equation.DSMT4" ShapeID="_x0000_i1183" DrawAspect="Content" ObjectID="_1391606840" r:id="rId323"/>
              </w:object>
            </w:r>
          </w:p>
        </w:tc>
      </w:tr>
      <w:tr w:rsidR="00EB6636" w:rsidRPr="00AF0007" w:rsidTr="00AF0007">
        <w:tc>
          <w:tcPr>
            <w:tcW w:w="2315" w:type="dxa"/>
            <w:shd w:val="clear" w:color="auto" w:fill="auto"/>
          </w:tcPr>
          <w:p w:rsidR="007131C9" w:rsidRPr="00AF0007" w:rsidRDefault="007131C9" w:rsidP="0091532D">
            <w:pPr>
              <w:pStyle w:val="TablaNormal0"/>
            </w:pPr>
            <w:r w:rsidRPr="00AF0007">
              <w:t>Rojo</w:t>
            </w:r>
          </w:p>
        </w:tc>
        <w:tc>
          <w:tcPr>
            <w:tcW w:w="2315" w:type="dxa"/>
            <w:shd w:val="clear" w:color="auto" w:fill="auto"/>
          </w:tcPr>
          <w:p w:rsidR="007131C9" w:rsidRPr="00AF0007" w:rsidRDefault="007131C9" w:rsidP="0091532D">
            <w:pPr>
              <w:pStyle w:val="TablaNormal0"/>
            </w:pPr>
            <w:r w:rsidRPr="00AF0007">
              <w:rPr>
                <w:position w:val="-6"/>
              </w:rPr>
              <w:object w:dxaOrig="720" w:dyaOrig="279">
                <v:shape id="_x0000_i1184" type="#_x0000_t75" style="width:36pt;height:14.25pt" o:ole="">
                  <v:imagedata r:id="rId324" o:title=""/>
                </v:shape>
                <o:OLEObject Type="Embed" ProgID="Equation.DSMT4" ShapeID="_x0000_i1184" DrawAspect="Content" ObjectID="_1391606841" r:id="rId325"/>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5" type="#_x0000_t75" style="width:29.9pt;height:14.25pt" o:ole="">
                  <v:imagedata r:id="rId326" o:title=""/>
                </v:shape>
                <o:OLEObject Type="Embed" ProgID="Equation.DSMT4" ShapeID="_x0000_i1185" DrawAspect="Content" ObjectID="_1391606842" r:id="rId327"/>
              </w:object>
            </w:r>
          </w:p>
        </w:tc>
        <w:tc>
          <w:tcPr>
            <w:tcW w:w="2316" w:type="dxa"/>
            <w:shd w:val="clear" w:color="auto" w:fill="auto"/>
          </w:tcPr>
          <w:p w:rsidR="007131C9" w:rsidRPr="00AF0007" w:rsidRDefault="007131C9" w:rsidP="0091532D">
            <w:pPr>
              <w:pStyle w:val="TablaNormal0"/>
            </w:pPr>
            <w:r w:rsidRPr="00AF0007">
              <w:rPr>
                <w:position w:val="-10"/>
              </w:rPr>
              <w:object w:dxaOrig="859" w:dyaOrig="320">
                <v:shape id="_x0000_i1186" type="#_x0000_t75" style="width:42.8pt;height:16.3pt" o:ole="">
                  <v:imagedata r:id="rId328" o:title=""/>
                </v:shape>
                <o:OLEObject Type="Embed" ProgID="Equation.DSMT4" ShapeID="_x0000_i1186" DrawAspect="Content" ObjectID="_1391606843" r:id="rId329"/>
              </w:object>
            </w:r>
          </w:p>
        </w:tc>
      </w:tr>
      <w:tr w:rsidR="00EB6636" w:rsidRPr="00AF0007" w:rsidTr="00AF0007">
        <w:tc>
          <w:tcPr>
            <w:tcW w:w="2315" w:type="dxa"/>
            <w:shd w:val="clear" w:color="auto" w:fill="auto"/>
          </w:tcPr>
          <w:p w:rsidR="007131C9" w:rsidRPr="00AF0007" w:rsidRDefault="007131C9" w:rsidP="0091532D">
            <w:pPr>
              <w:pStyle w:val="TablaNormal0"/>
            </w:pPr>
            <w:r w:rsidRPr="00AF0007">
              <w:t>Verde</w:t>
            </w:r>
          </w:p>
        </w:tc>
        <w:tc>
          <w:tcPr>
            <w:tcW w:w="2315" w:type="dxa"/>
            <w:shd w:val="clear" w:color="auto" w:fill="auto"/>
          </w:tcPr>
          <w:p w:rsidR="007131C9" w:rsidRPr="00AF0007" w:rsidRDefault="007131C9" w:rsidP="0091532D">
            <w:pPr>
              <w:pStyle w:val="TablaNormal0"/>
            </w:pPr>
            <w:r w:rsidRPr="00AF0007">
              <w:rPr>
                <w:position w:val="-6"/>
              </w:rPr>
              <w:object w:dxaOrig="700" w:dyaOrig="279">
                <v:shape id="_x0000_i1187" type="#_x0000_t75" style="width:35.3pt;height:14.25pt" o:ole="">
                  <v:imagedata r:id="rId330" o:title=""/>
                </v:shape>
                <o:OLEObject Type="Embed" ProgID="Equation.DSMT4" ShapeID="_x0000_i1187" DrawAspect="Content" ObjectID="_1391606844" r:id="rId331"/>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8" type="#_x0000_t75" style="width:29.9pt;height:14.25pt" o:ole="">
                  <v:imagedata r:id="rId332" o:title=""/>
                </v:shape>
                <o:OLEObject Type="Embed" ProgID="Equation.DSMT4" ShapeID="_x0000_i1188" DrawAspect="Content" ObjectID="_1391606845" r:id="rId333"/>
              </w:object>
            </w:r>
          </w:p>
        </w:tc>
        <w:tc>
          <w:tcPr>
            <w:tcW w:w="2316" w:type="dxa"/>
            <w:shd w:val="clear" w:color="auto" w:fill="auto"/>
          </w:tcPr>
          <w:p w:rsidR="007131C9" w:rsidRPr="00AF0007" w:rsidRDefault="007131C9" w:rsidP="0091532D">
            <w:pPr>
              <w:pStyle w:val="TablaNormal0"/>
            </w:pPr>
            <w:r w:rsidRPr="00AF0007">
              <w:rPr>
                <w:position w:val="-10"/>
              </w:rPr>
              <w:object w:dxaOrig="800" w:dyaOrig="320">
                <v:shape id="_x0000_i1189" type="#_x0000_t75" style="width:40.1pt;height:16.3pt" o:ole="">
                  <v:imagedata r:id="rId334" o:title=""/>
                </v:shape>
                <o:OLEObject Type="Embed" ProgID="Equation.DSMT4" ShapeID="_x0000_i1189" DrawAspect="Content" ObjectID="_1391606846" r:id="rId335"/>
              </w:object>
            </w:r>
          </w:p>
        </w:tc>
      </w:tr>
      <w:tr w:rsidR="00EB6636" w:rsidRPr="00AF0007" w:rsidTr="00AF0007">
        <w:tc>
          <w:tcPr>
            <w:tcW w:w="2315" w:type="dxa"/>
            <w:shd w:val="clear" w:color="auto" w:fill="auto"/>
          </w:tcPr>
          <w:p w:rsidR="007131C9" w:rsidRPr="00AF0007" w:rsidRDefault="007131C9" w:rsidP="0091532D">
            <w:pPr>
              <w:pStyle w:val="TablaNormal0"/>
            </w:pPr>
            <w:r w:rsidRPr="00AF0007">
              <w:t>Azul</w:t>
            </w:r>
          </w:p>
        </w:tc>
        <w:tc>
          <w:tcPr>
            <w:tcW w:w="2315" w:type="dxa"/>
            <w:shd w:val="clear" w:color="auto" w:fill="auto"/>
          </w:tcPr>
          <w:p w:rsidR="007131C9" w:rsidRPr="00AF0007" w:rsidRDefault="000F1947" w:rsidP="0091532D">
            <w:pPr>
              <w:pStyle w:val="TablaNormal0"/>
            </w:pPr>
            <w:r w:rsidRPr="00AF0007">
              <w:rPr>
                <w:position w:val="-6"/>
              </w:rPr>
              <w:object w:dxaOrig="740" w:dyaOrig="279">
                <v:shape id="_x0000_i1190" type="#_x0000_t75" style="width:36.7pt;height:14.25pt" o:ole="">
                  <v:imagedata r:id="rId336" o:title=""/>
                </v:shape>
                <o:OLEObject Type="Embed" ProgID="Equation.DSMT4" ShapeID="_x0000_i1190" DrawAspect="Content" ObjectID="_1391606847" r:id="rId337"/>
              </w:object>
            </w:r>
          </w:p>
        </w:tc>
        <w:tc>
          <w:tcPr>
            <w:tcW w:w="2315" w:type="dxa"/>
            <w:shd w:val="clear" w:color="auto" w:fill="auto"/>
          </w:tcPr>
          <w:p w:rsidR="007131C9" w:rsidRPr="00AF0007" w:rsidRDefault="000F1947" w:rsidP="0091532D">
            <w:pPr>
              <w:pStyle w:val="TablaNormal0"/>
            </w:pPr>
            <w:r w:rsidRPr="00AF0007">
              <w:rPr>
                <w:position w:val="-6"/>
              </w:rPr>
              <w:object w:dxaOrig="620" w:dyaOrig="279">
                <v:shape id="_x0000_i1191" type="#_x0000_t75" style="width:31.25pt;height:14.25pt" o:ole="">
                  <v:imagedata r:id="rId338" o:title=""/>
                </v:shape>
                <o:OLEObject Type="Embed" ProgID="Equation.DSMT4" ShapeID="_x0000_i1191" DrawAspect="Content" ObjectID="_1391606848" r:id="rId339"/>
              </w:object>
            </w:r>
          </w:p>
        </w:tc>
        <w:tc>
          <w:tcPr>
            <w:tcW w:w="2316" w:type="dxa"/>
            <w:shd w:val="clear" w:color="auto" w:fill="auto"/>
          </w:tcPr>
          <w:p w:rsidR="007131C9" w:rsidRPr="00AF0007" w:rsidRDefault="000F1947" w:rsidP="0091532D">
            <w:pPr>
              <w:pStyle w:val="TablaNormal0"/>
            </w:pPr>
            <w:r w:rsidRPr="00AF0007">
              <w:rPr>
                <w:position w:val="-10"/>
              </w:rPr>
              <w:object w:dxaOrig="800" w:dyaOrig="320">
                <v:shape id="_x0000_i1192" type="#_x0000_t75" style="width:40.1pt;height:16.3pt" o:ole="">
                  <v:imagedata r:id="rId340" o:title=""/>
                </v:shape>
                <o:OLEObject Type="Embed" ProgID="Equation.DSMT4" ShapeID="_x0000_i1192" DrawAspect="Content" ObjectID="_1391606849" r:id="rId341"/>
              </w:object>
            </w:r>
          </w:p>
        </w:tc>
      </w:tr>
    </w:tbl>
    <w:p w:rsidR="007131C9" w:rsidRPr="0091532D" w:rsidRDefault="000F1947" w:rsidP="008D2941">
      <w:r w:rsidRPr="0091532D">
        <w:lastRenderedPageBreak/>
        <w:t xml:space="preserve">Utilizando el simulador se generó un espectro de emisión como el de la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Pr="0091532D">
        <w:t xml:space="preserve"> y se configuró un plano inclinado donde el extremo izquierdo posee una altura de </w:t>
      </w:r>
      <w:r w:rsidRPr="0091532D">
        <w:rPr>
          <w:position w:val="-12"/>
        </w:rPr>
        <w:object w:dxaOrig="1260" w:dyaOrig="360">
          <v:shape id="_x0000_i1193" type="#_x0000_t75" style="width:63.15pt;height:18.35pt" o:ole="">
            <v:imagedata r:id="rId342" o:title=""/>
          </v:shape>
          <o:OLEObject Type="Embed" ProgID="Equation.DSMT4" ShapeID="_x0000_i1193" DrawAspect="Content" ObjectID="_1391606850" r:id="rId343"/>
        </w:object>
      </w:r>
      <w:r w:rsidRPr="0091532D">
        <w:t xml:space="preserve"> y el extremo derecho una altura </w:t>
      </w:r>
      <w:r w:rsidRPr="0091532D">
        <w:rPr>
          <w:position w:val="-12"/>
        </w:rPr>
        <w:object w:dxaOrig="1300" w:dyaOrig="360">
          <v:shape id="_x0000_i1194" type="#_x0000_t75" style="width:65.2pt;height:18.35pt" o:ole="">
            <v:imagedata r:id="rId344" o:title=""/>
          </v:shape>
          <o:OLEObject Type="Embed" ProgID="Equation.DSMT4" ShapeID="_x0000_i1194" DrawAspect="Content" ObjectID="_1391606851" r:id="rId345"/>
        </w:object>
      </w:r>
    </w:p>
    <w:tbl>
      <w:tblPr>
        <w:tblW w:w="0" w:type="auto"/>
        <w:tblLook w:val="04A0" w:firstRow="1" w:lastRow="0" w:firstColumn="1" w:lastColumn="0" w:noHBand="0" w:noVBand="1"/>
      </w:tblPr>
      <w:tblGrid>
        <w:gridCol w:w="9261"/>
      </w:tblGrid>
      <w:tr w:rsidR="000F1947" w:rsidRPr="00AF0007" w:rsidTr="00AF0007">
        <w:tc>
          <w:tcPr>
            <w:tcW w:w="9261" w:type="dxa"/>
            <w:shd w:val="clear" w:color="auto" w:fill="auto"/>
          </w:tcPr>
          <w:p w:rsidR="009D01F6" w:rsidRDefault="00F06290" w:rsidP="009D01F6">
            <w:pPr>
              <w:pStyle w:val="Imagenes"/>
            </w:pPr>
            <w:r>
              <w:rPr>
                <w:lang w:eastAsia="es-VE"/>
              </w:rPr>
              <w:pict>
                <v:shape id="_x0000_i1195" type="#_x0000_t75" style="width:402.1pt;height:138.55pt;visibility:visible">
                  <v:imagedata r:id="rId346" o:title="" croptop="42860f"/>
                </v:shape>
              </w:pict>
            </w:r>
          </w:p>
          <w:p w:rsidR="000F1947" w:rsidRPr="00AF0007" w:rsidRDefault="009D01F6" w:rsidP="009D01F6">
            <w:pPr>
              <w:pStyle w:val="Epgrafe"/>
            </w:pPr>
            <w:bookmarkStart w:id="184" w:name="_Ref316483366"/>
            <w:bookmarkStart w:id="185" w:name="_Toc316563916"/>
            <w:r>
              <w:t xml:space="preserve">Figura </w:t>
            </w:r>
            <w:fldSimple w:instr=" STYLEREF 1 \s ">
              <w:r w:rsidR="002A63D4">
                <w:rPr>
                  <w:noProof/>
                </w:rPr>
                <w:t>2</w:t>
              </w:r>
            </w:fldSimple>
            <w:r w:rsidR="002A63D4">
              <w:t>.</w:t>
            </w:r>
            <w:fldSimple w:instr=" SEQ Figura \* ARABIC \s 1 ">
              <w:r w:rsidR="002A63D4">
                <w:rPr>
                  <w:noProof/>
                </w:rPr>
                <w:t>5</w:t>
              </w:r>
            </w:fldSimple>
            <w:bookmarkEnd w:id="184"/>
            <w:r>
              <w:t>:</w:t>
            </w:r>
            <w:r w:rsidRPr="00AF0007">
              <w:t xml:space="preserve"> Interferograma simulado con fuente como iluminador estándar A de la CIE</w:t>
            </w:r>
            <w:bookmarkEnd w:id="185"/>
          </w:p>
        </w:tc>
      </w:tr>
    </w:tbl>
    <w:p w:rsidR="003E1CD9" w:rsidRPr="0091532D" w:rsidRDefault="009D01F6" w:rsidP="008D2941">
      <w:bookmarkStart w:id="186" w:name="_Toc316133530"/>
      <w:r>
        <w:t xml:space="preserve">En la </w:t>
      </w:r>
      <w:r>
        <w:fldChar w:fldCharType="begin"/>
      </w:r>
      <w:r>
        <w:instrText xml:space="preserve"> REF _Ref316483366 \h </w:instrText>
      </w:r>
      <w:r>
        <w:fldChar w:fldCharType="separate"/>
      </w:r>
      <w:r w:rsidR="005405BE">
        <w:t xml:space="preserve">Figura </w:t>
      </w:r>
      <w:r w:rsidR="005405BE">
        <w:rPr>
          <w:noProof/>
        </w:rPr>
        <w:t>2</w:t>
      </w:r>
      <w:r w:rsidR="005405BE">
        <w:t>.</w:t>
      </w:r>
      <w:r w:rsidR="005405BE">
        <w:rPr>
          <w:noProof/>
        </w:rPr>
        <w:t>5</w:t>
      </w:r>
      <w:r>
        <w:fldChar w:fldCharType="end"/>
      </w:r>
      <w:r>
        <w:t xml:space="preserve"> se muestra el interferograma obtenido. L</w:t>
      </w:r>
      <w:r w:rsidR="003E1CD9" w:rsidRPr="0091532D">
        <w:t xml:space="preserve">a ganancia de la cámara </w:t>
      </w:r>
      <w:r>
        <w:t>fue ajustada</w:t>
      </w:r>
      <w:r w:rsidR="003E1CD9" w:rsidRPr="0091532D">
        <w:t xml:space="preserve"> de tal forma que el color a los extremos del interferograma </w:t>
      </w:r>
      <w:r w:rsidR="008D2941" w:rsidRPr="008D2941">
        <w:t>coincidiera</w:t>
      </w:r>
      <w:r w:rsidR="003E1CD9" w:rsidRPr="0091532D">
        <w:t xml:space="preserve"> con el color establecido por la CIE para esa temperatura, esto implica que las componentes R, G y B del color al centro del interferograma sean el doble de las componentes a los extremos, y debido a que ya en el extremo el color tiene una componente de </w:t>
      </w:r>
      <w:r w:rsidR="003E1CD9" w:rsidRPr="0091532D">
        <w:rPr>
          <w:position w:val="-6"/>
        </w:rPr>
        <w:object w:dxaOrig="840" w:dyaOrig="279">
          <v:shape id="_x0000_i1196" type="#_x0000_t75" style="width:42.1pt;height:14.25pt" o:ole="">
            <v:imagedata r:id="rId347" o:title=""/>
          </v:shape>
          <o:OLEObject Type="Embed" ProgID="Equation.DSMT4" ShapeID="_x0000_i1196" DrawAspect="Content" ObjectID="_1391606852" r:id="rId348"/>
        </w:object>
      </w:r>
      <w:r w:rsidR="003E1CD9" w:rsidRPr="0091532D">
        <w:t xml:space="preserve">, </w:t>
      </w:r>
      <w:r w:rsidR="003E1CD9" w:rsidRPr="0091532D">
        <w:rPr>
          <w:position w:val="-6"/>
        </w:rPr>
        <w:object w:dxaOrig="840" w:dyaOrig="279">
          <v:shape id="_x0000_i1197" type="#_x0000_t75" style="width:42.1pt;height:14.25pt" o:ole="">
            <v:imagedata r:id="rId349" o:title=""/>
          </v:shape>
          <o:OLEObject Type="Embed" ProgID="Equation.DSMT4" ShapeID="_x0000_i1197" DrawAspect="Content" ObjectID="_1391606853" r:id="rId350"/>
        </w:object>
      </w:r>
      <w:r w:rsidR="003E1CD9" w:rsidRPr="0091532D">
        <w:t xml:space="preserve"> y </w:t>
      </w:r>
      <w:r w:rsidR="003E1CD9" w:rsidRPr="0091532D">
        <w:rPr>
          <w:position w:val="-6"/>
        </w:rPr>
        <w:object w:dxaOrig="840" w:dyaOrig="279">
          <v:shape id="_x0000_i1198" type="#_x0000_t75" style="width:42.1pt;height:14.25pt" o:ole="">
            <v:imagedata r:id="rId351" o:title=""/>
          </v:shape>
          <o:OLEObject Type="Embed" ProgID="Equation.DSMT4" ShapeID="_x0000_i1198" DrawAspect="Content" ObjectID="_1391606854" r:id="rId352"/>
        </w:object>
      </w:r>
      <w:r w:rsidR="003E1CD9" w:rsidRPr="0091532D">
        <w:t>, en el centro todos los sensores est</w:t>
      </w:r>
      <w:del w:id="187" w:author="Jesús" w:date="2012-02-24T12:31:00Z">
        <w:r w:rsidR="003E1CD9" w:rsidRPr="0091532D" w:rsidDel="00EE6823">
          <w:delText>ar</w:delText>
        </w:r>
      </w:del>
      <w:r w:rsidR="003E1CD9" w:rsidRPr="0091532D">
        <w:t>án saturados y es por esto que se ve blanco.</w:t>
      </w:r>
    </w:p>
    <w:p w:rsidR="003E1CD9" w:rsidRPr="0091532D" w:rsidRDefault="003E1CD9" w:rsidP="008D2941">
      <w:r w:rsidRPr="0091532D">
        <w:t>La longitud de coherencia indica la distancia a la cual la intensidad ha caído a la mitad, sin embargo, como los sensores están saturados, es muy difícil calcular la longitud de coherencia a partir de la imagen para cada sensor, sin embargo se puede observar que las franjas tienden a desaparecer</w:t>
      </w:r>
      <w:r w:rsidR="003C0CAA" w:rsidRPr="0091532D">
        <w:t xml:space="preserve"> aproximadamente a un cuarto del tamaño de la imagen a partir del centro en ambas direcciones, esto implica que la longitud de coherencia estará en el orden de los </w:t>
      </w:r>
      <w:r w:rsidR="003C0CAA" w:rsidRPr="0091532D">
        <w:rPr>
          <w:position w:val="-10"/>
        </w:rPr>
        <w:object w:dxaOrig="720" w:dyaOrig="320">
          <v:shape id="_x0000_i1199" type="#_x0000_t75" style="width:36pt;height:16.3pt" o:ole="">
            <v:imagedata r:id="rId353" o:title=""/>
          </v:shape>
          <o:OLEObject Type="Embed" ProgID="Equation.DSMT4" ShapeID="_x0000_i1199" DrawAspect="Content" ObjectID="_1391606855" r:id="rId354"/>
        </w:object>
      </w:r>
      <w:ins w:id="188" w:author="Jesús" w:date="2012-02-14T11:57:00Z">
        <w:r w:rsidR="00A826A7">
          <w:t>,</w:t>
        </w:r>
      </w:ins>
      <w:del w:id="189" w:author="Jesús" w:date="2012-02-14T11:57:00Z">
        <w:r w:rsidR="003C0CAA" w:rsidRPr="0091532D" w:rsidDel="00A826A7">
          <w:delText xml:space="preserve"> que </w:delText>
        </w:r>
      </w:del>
      <w:r w:rsidR="003C0CAA" w:rsidRPr="0091532D">
        <w:t xml:space="preserve">si asumimos que tenemos una ganancia de 2, entonces, las franjas estarían desapareciendo a los </w:t>
      </w:r>
      <w:r w:rsidR="003C0CAA" w:rsidRPr="0091532D">
        <w:rPr>
          <w:position w:val="-10"/>
        </w:rPr>
        <w:object w:dxaOrig="800" w:dyaOrig="320">
          <v:shape id="_x0000_i1200" type="#_x0000_t75" style="width:40.1pt;height:16.3pt" o:ole="">
            <v:imagedata r:id="rId355" o:title=""/>
          </v:shape>
          <o:OLEObject Type="Embed" ProgID="Equation.DSMT4" ShapeID="_x0000_i1200" DrawAspect="Content" ObjectID="_1391606856" r:id="rId356"/>
        </w:object>
      </w:r>
      <w:r w:rsidR="003C0CAA" w:rsidRPr="0091532D">
        <w:t xml:space="preserve"> si no tuviese la ganancia, este valor se acerca a los valores predichos.</w:t>
      </w:r>
    </w:p>
    <w:p w:rsidR="00581256" w:rsidRPr="0091532D" w:rsidRDefault="00581256" w:rsidP="0091532D">
      <w:pPr>
        <w:pStyle w:val="Ttulo3"/>
      </w:pPr>
      <w:bookmarkStart w:id="190" w:name="_Ref316563756"/>
      <w:r w:rsidRPr="0091532D">
        <w:t>Replicación de un interferograma real</w:t>
      </w:r>
      <w:bookmarkEnd w:id="186"/>
      <w:bookmarkEnd w:id="190"/>
    </w:p>
    <w:p w:rsidR="008C2D29" w:rsidRPr="0091532D" w:rsidRDefault="00581256" w:rsidP="008C2D29">
      <w:r w:rsidRPr="0091532D">
        <w:t xml:space="preserve">En esta prueba se </w:t>
      </w:r>
      <w:r w:rsidR="00FD7C40" w:rsidRPr="0091532D">
        <w:t xml:space="preserve">comparó el interferograma de un </w:t>
      </w:r>
      <w:r w:rsidR="002619F2" w:rsidRPr="0091532D">
        <w:t xml:space="preserve">pozo </w:t>
      </w:r>
      <w:r w:rsidR="00A572E8" w:rsidRPr="0091532D">
        <w:t>hecho por ablación iónica sobre una superficie de silicio clivado</w:t>
      </w:r>
      <w:r w:rsidR="00AE3D6A" w:rsidRPr="0091532D">
        <w:t>,</w:t>
      </w:r>
      <w:r w:rsidR="00A572E8" w:rsidRPr="0091532D">
        <w:t xml:space="preserve"> </w:t>
      </w:r>
      <w:r w:rsidR="00FD7C40" w:rsidRPr="0091532D">
        <w:t xml:space="preserve">obtenido durante el proceso de desplazamiento de fase para la </w:t>
      </w:r>
      <w:r w:rsidR="00FD7C40" w:rsidRPr="0091532D">
        <w:lastRenderedPageBreak/>
        <w:t xml:space="preserve">obtención del perfil </w:t>
      </w:r>
      <w:r w:rsidR="00FD7C40" w:rsidRPr="0091532D">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FD7C40" w:rsidRPr="0091532D">
        <w:fldChar w:fldCharType="separate"/>
      </w:r>
      <w:r w:rsidR="00EE6000">
        <w:rPr>
          <w:noProof/>
        </w:rPr>
        <w:t>[</w:t>
      </w:r>
      <w:hyperlink w:anchor="_ENREF_12" w:tooltip="González-Laprea, 2011 #37" w:history="1">
        <w:r w:rsidR="00EE6000">
          <w:rPr>
            <w:noProof/>
          </w:rPr>
          <w:t>12</w:t>
        </w:r>
      </w:hyperlink>
      <w:r w:rsidR="00EE6000">
        <w:rPr>
          <w:noProof/>
        </w:rPr>
        <w:t>]</w:t>
      </w:r>
      <w:r w:rsidR="00FD7C40" w:rsidRPr="0091532D">
        <w:fldChar w:fldCharType="end"/>
      </w:r>
      <w:r w:rsidR="00FD7C40" w:rsidRPr="0091532D">
        <w:t xml:space="preserve"> y el interferograma generado por el simulador</w:t>
      </w:r>
      <w:r w:rsidR="002619F2" w:rsidRPr="0091532D">
        <w:t>.</w:t>
      </w:r>
      <w:r w:rsidR="00FD7C40" w:rsidRPr="0091532D">
        <w:t xml:space="preserve"> El perfil del pozo utilizado se muestra en la </w:t>
      </w:r>
      <w:r w:rsidR="00FD7C40" w:rsidRPr="0091532D">
        <w:fldChar w:fldCharType="begin"/>
      </w:r>
      <w:r w:rsidR="00FD7C40" w:rsidRPr="0091532D">
        <w:instrText xml:space="preserve"> REF _Ref315952438 \h </w:instrText>
      </w:r>
      <w:r w:rsidR="00FD7C40" w:rsidRPr="0091532D">
        <w:fldChar w:fldCharType="separate"/>
      </w:r>
      <w:r w:rsidR="005405BE">
        <w:rPr>
          <w:b/>
          <w:bCs/>
          <w:lang w:val="es-ES"/>
        </w:rPr>
        <w:t>¡Error! No se encuentra el origen de la referencia.</w:t>
      </w:r>
      <w:r w:rsidR="00FD7C40" w:rsidRPr="0091532D">
        <w:fldChar w:fldCharType="end"/>
      </w:r>
      <w:ins w:id="191" w:author="Jesús" w:date="2012-02-24T12:32:00Z">
        <w:r w:rsidR="00EE6823">
          <w:t xml:space="preserve"> </w:t>
        </w:r>
        <w:proofErr w:type="gramStart"/>
        <w:r w:rsidR="00EE6823">
          <w:t>ojo</w:t>
        </w:r>
      </w:ins>
      <w:proofErr w:type="gramEnd"/>
      <w:r w:rsidR="00FD7C40" w:rsidRPr="0091532D">
        <w:t>.</w:t>
      </w:r>
    </w:p>
    <w:tbl>
      <w:tblPr>
        <w:tblW w:w="0" w:type="auto"/>
        <w:tblLook w:val="04A0" w:firstRow="1" w:lastRow="0" w:firstColumn="1" w:lastColumn="0" w:noHBand="0" w:noVBand="1"/>
      </w:tblPr>
      <w:tblGrid>
        <w:gridCol w:w="9261"/>
      </w:tblGrid>
      <w:tr w:rsidR="00A572E8" w:rsidRPr="00AF0007" w:rsidTr="00AF0007">
        <w:tc>
          <w:tcPr>
            <w:tcW w:w="9261" w:type="dxa"/>
            <w:shd w:val="clear" w:color="auto" w:fill="auto"/>
          </w:tcPr>
          <w:p w:rsidR="009D01F6" w:rsidRDefault="00F06290" w:rsidP="009D01F6">
            <w:pPr>
              <w:pStyle w:val="Imagenes"/>
            </w:pPr>
            <w:r>
              <w:rPr>
                <w:lang w:eastAsia="es-VE"/>
              </w:rPr>
              <w:pict>
                <v:shape id="_x0000_i1201" type="#_x0000_t75" style="width:423.85pt;height:343pt;visibility:visible">
                  <v:imagedata r:id="rId357" o:title="" croptop="1432f" cropbottom="2552f" cropleft="1367f" cropright="1855f"/>
                </v:shape>
              </w:pict>
            </w:r>
          </w:p>
          <w:p w:rsidR="00A572E8" w:rsidRPr="00AF0007" w:rsidRDefault="009D01F6" w:rsidP="00EE6000">
            <w:pPr>
              <w:pStyle w:val="Epgrafe"/>
            </w:pPr>
            <w:bookmarkStart w:id="192" w:name="_Toc316563917"/>
            <w:r>
              <w:t xml:space="preserve">Figura </w:t>
            </w:r>
            <w:fldSimple w:instr=" STYLEREF 1 \s ">
              <w:r w:rsidR="002A63D4">
                <w:rPr>
                  <w:noProof/>
                </w:rPr>
                <w:t>2</w:t>
              </w:r>
            </w:fldSimple>
            <w:r w:rsidR="002A63D4">
              <w:t>.</w:t>
            </w:r>
            <w:fldSimple w:instr=" SEQ Figura \* ARABIC \s 1 ">
              <w:r w:rsidR="002A63D4">
                <w:rPr>
                  <w:noProof/>
                </w:rPr>
                <w:t>6</w:t>
              </w:r>
            </w:fldSimple>
            <w:r>
              <w:t>:</w:t>
            </w:r>
            <w:r w:rsidRPr="00AF0007">
              <w:t xml:space="preserve"> Perfil del Pozo hecho con ablación iónica en una superficie de silicio clivado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EE6000">
                <w:rPr>
                  <w:noProof/>
                </w:rPr>
                <w:t>12</w:t>
              </w:r>
            </w:hyperlink>
            <w:r w:rsidR="00EE6000">
              <w:rPr>
                <w:noProof/>
              </w:rPr>
              <w:t>]</w:t>
            </w:r>
            <w:bookmarkEnd w:id="192"/>
            <w:r w:rsidRPr="00AF0007">
              <w:fldChar w:fldCharType="end"/>
            </w:r>
          </w:p>
        </w:tc>
      </w:tr>
    </w:tbl>
    <w:p w:rsidR="00867DDA" w:rsidRPr="0091532D" w:rsidRDefault="00867DDA">
      <w:r w:rsidRPr="0091532D">
        <w:t xml:space="preserve">La imagen del perfil se introdujo como información de profundidad de la muestra del simulador asignándole </w:t>
      </w:r>
      <w:r w:rsidRPr="0091532D">
        <w:rPr>
          <w:position w:val="-10"/>
        </w:rPr>
        <w:object w:dxaOrig="960" w:dyaOrig="320">
          <v:shape id="_x0000_i1202" type="#_x0000_t75" style="width:48.25pt;height:16.3pt" o:ole="">
            <v:imagedata r:id="rId358" o:title=""/>
          </v:shape>
          <o:OLEObject Type="Embed" ProgID="Equation.DSMT4" ShapeID="_x0000_i1202" DrawAspect="Content" ObjectID="_1391606857" r:id="rId359"/>
        </w:object>
      </w:r>
      <w:r w:rsidRPr="0091532D">
        <w:t xml:space="preserve"> de resolución a los niveles de grises de la imagen, es decir: </w:t>
      </w:r>
      <w:r w:rsidRPr="0091532D">
        <w:rPr>
          <w:position w:val="-10"/>
        </w:rPr>
        <w:object w:dxaOrig="520" w:dyaOrig="320">
          <v:shape id="_x0000_i1203" type="#_x0000_t75" style="width:25.8pt;height:16.3pt" o:ole="">
            <v:imagedata r:id="rId360" o:title=""/>
          </v:shape>
          <o:OLEObject Type="Embed" ProgID="Equation.DSMT4" ShapeID="_x0000_i1203" DrawAspect="Content" ObjectID="_1391606858" r:id="rId361"/>
        </w:object>
      </w:r>
      <w:r w:rsidRPr="0091532D">
        <w:t xml:space="preserve"> para el negro y </w:t>
      </w:r>
      <w:r w:rsidRPr="0091532D">
        <w:rPr>
          <w:position w:val="-10"/>
        </w:rPr>
        <w:object w:dxaOrig="960" w:dyaOrig="320">
          <v:shape id="_x0000_i1204" type="#_x0000_t75" style="width:48.25pt;height:16.3pt" o:ole="">
            <v:imagedata r:id="rId362" o:title=""/>
          </v:shape>
          <o:OLEObject Type="Embed" ProgID="Equation.DSMT4" ShapeID="_x0000_i1204" DrawAspect="Content" ObjectID="_1391606859" r:id="rId363"/>
        </w:object>
      </w:r>
      <w:r w:rsidRPr="0091532D">
        <w:t xml:space="preserve"> para el blanco. </w:t>
      </w:r>
    </w:p>
    <w:p w:rsidR="00A572E8" w:rsidRPr="008D2941" w:rsidRDefault="002619F2">
      <w:r w:rsidRPr="0091532D">
        <w:t>Para la</w:t>
      </w:r>
      <w:r w:rsidR="00FD7C40" w:rsidRPr="0091532D">
        <w:t xml:space="preserve"> obtención de los interferogramas se utilizó una cámara Canon </w:t>
      </w:r>
      <w:r w:rsidR="00A62CF8" w:rsidRPr="0091532D">
        <w:t>A620</w:t>
      </w:r>
      <w:r w:rsidR="00867DDA" w:rsidRPr="0091532D">
        <w:t xml:space="preserve">. </w:t>
      </w:r>
      <w:r w:rsidR="001E6275" w:rsidRPr="0091532D">
        <w:t xml:space="preserve">El interferómetro utilizado fue un interferómetro de Mirau, al igual que el interferómetro programado en el simulador, la única diferencia es que los componentes del interferómetro del simulador se </w:t>
      </w:r>
      <w:del w:id="193" w:author="Jesús" w:date="2012-02-24T15:45:00Z">
        <w:r w:rsidR="001E6275" w:rsidRPr="0091532D" w:rsidDel="00B32003">
          <w:delText xml:space="preserve">mantuvieron </w:delText>
        </w:r>
      </w:del>
      <w:ins w:id="194" w:author="Jesús" w:date="2012-02-24T15:45:00Z">
        <w:r w:rsidR="00B32003">
          <w:t>asumieron</w:t>
        </w:r>
        <w:r w:rsidR="00B32003" w:rsidRPr="0091532D">
          <w:t xml:space="preserve"> </w:t>
        </w:r>
      </w:ins>
      <w:r w:rsidR="001E6275" w:rsidRPr="0091532D">
        <w:t>ideales.</w:t>
      </w:r>
    </w:p>
    <w:p w:rsidR="00867DDA" w:rsidRPr="0091532D" w:rsidRDefault="00AE3D6A">
      <w:r w:rsidRPr="0091532D">
        <w:t>Durante el proceso de desplazamiento de fase aplicado para obtener el p</w:t>
      </w:r>
      <w:r w:rsidR="009212AF" w:rsidRPr="0091532D">
        <w:t>erfil del p</w:t>
      </w:r>
      <w:r w:rsidRPr="0091532D">
        <w:t>ozo, se utilizó una lámpara de tungsteno con un filtro</w:t>
      </w:r>
      <w:r w:rsidR="00867DDA" w:rsidRPr="0091532D">
        <w:t xml:space="preserve"> de ancho</w:t>
      </w:r>
      <w:r w:rsidRPr="0091532D">
        <w:t xml:space="preserve"> espectral de </w:t>
      </w:r>
      <w:r w:rsidRPr="0091532D">
        <w:rPr>
          <w:position w:val="-6"/>
        </w:rPr>
        <w:object w:dxaOrig="580" w:dyaOrig="279">
          <v:shape id="_x0000_i1205" type="#_x0000_t75" style="width:29.2pt;height:14.25pt" o:ole="">
            <v:imagedata r:id="rId364" o:title=""/>
          </v:shape>
          <o:OLEObject Type="Embed" ProgID="Equation.DSMT4" ShapeID="_x0000_i1205" DrawAspect="Content" ObjectID="_1391606860" r:id="rId365"/>
        </w:object>
      </w:r>
      <w:r w:rsidR="00867DDA" w:rsidRPr="0091532D">
        <w:t>,</w:t>
      </w:r>
      <w:r w:rsidRPr="0091532D">
        <w:t xml:space="preserve"> centrado en </w:t>
      </w:r>
      <w:r w:rsidRPr="0091532D">
        <w:rPr>
          <w:position w:val="-10"/>
        </w:rPr>
        <w:object w:dxaOrig="1280" w:dyaOrig="320">
          <v:shape id="_x0000_i1206" type="#_x0000_t75" style="width:63.85pt;height:16.3pt" o:ole="">
            <v:imagedata r:id="rId366" o:title=""/>
          </v:shape>
          <o:OLEObject Type="Embed" ProgID="Equation.DSMT4" ShapeID="_x0000_i1206" DrawAspect="Content" ObjectID="_1391606861" r:id="rId367"/>
        </w:object>
      </w:r>
      <w:r w:rsidR="00FD7C40" w:rsidRPr="0091532D">
        <w:t xml:space="preserve">. Para la simulación se utilizó una fuente </w:t>
      </w:r>
      <w:r w:rsidR="00867DDA" w:rsidRPr="0091532D">
        <w:t>gaussiana</w:t>
      </w:r>
      <w:r w:rsidR="00FD7C40" w:rsidRPr="0091532D">
        <w:t xml:space="preserve"> de ancho espectral </w:t>
      </w:r>
      <w:r w:rsidR="00FD7C40" w:rsidRPr="0091532D">
        <w:rPr>
          <w:position w:val="-6"/>
        </w:rPr>
        <w:object w:dxaOrig="580" w:dyaOrig="279">
          <v:shape id="_x0000_i1207" type="#_x0000_t75" style="width:29.2pt;height:14.25pt" o:ole="">
            <v:imagedata r:id="rId368" o:title=""/>
          </v:shape>
          <o:OLEObject Type="Embed" ProgID="Equation.DSMT4" ShapeID="_x0000_i1207" DrawAspect="Content" ObjectID="_1391606862" r:id="rId369"/>
        </w:object>
      </w:r>
      <w:r w:rsidR="00FD7C40" w:rsidRPr="0091532D">
        <w:t xml:space="preserve"> centrada en </w:t>
      </w:r>
      <w:r w:rsidR="00FD7C40" w:rsidRPr="0091532D">
        <w:rPr>
          <w:position w:val="-10"/>
        </w:rPr>
        <w:object w:dxaOrig="1280" w:dyaOrig="320">
          <v:shape id="_x0000_i1208" type="#_x0000_t75" style="width:63.85pt;height:16.3pt" o:ole="">
            <v:imagedata r:id="rId370" o:title=""/>
          </v:shape>
          <o:OLEObject Type="Embed" ProgID="Equation.DSMT4" ShapeID="_x0000_i1208" DrawAspect="Content" ObjectID="_1391606863" r:id="rId371"/>
        </w:object>
      </w:r>
      <w:r w:rsidR="00FD7C40" w:rsidRPr="0091532D">
        <w:t>.</w:t>
      </w:r>
    </w:p>
    <w:p w:rsidR="00867DDA" w:rsidRPr="0091532D" w:rsidRDefault="00867DDA">
      <w:r w:rsidRPr="0091532D">
        <w:t xml:space="preserve">Luego de ajustar algunos parámetros como la inclinación, la fase de camino óptico, las ganancias y offset de la cámara y la inclusión de una perturbación sinusoidal con amplitud de </w:t>
      </w:r>
      <w:r w:rsidR="001E6275" w:rsidRPr="0091532D">
        <w:rPr>
          <w:position w:val="-6"/>
        </w:rPr>
        <w:object w:dxaOrig="600" w:dyaOrig="279">
          <v:shape id="_x0000_i1209" type="#_x0000_t75" style="width:29.9pt;height:14.25pt" o:ole="">
            <v:imagedata r:id="rId372" o:title=""/>
          </v:shape>
          <o:OLEObject Type="Embed" ProgID="Equation.DSMT4" ShapeID="_x0000_i1209" DrawAspect="Content" ObjectID="_1391606864" r:id="rId373"/>
        </w:object>
      </w:r>
      <w:r w:rsidR="001E6275" w:rsidRPr="0091532D">
        <w:t xml:space="preserve"> y frecuencia </w:t>
      </w:r>
      <w:r w:rsidR="001E6275" w:rsidRPr="0091532D">
        <w:rPr>
          <w:position w:val="-6"/>
        </w:rPr>
        <w:object w:dxaOrig="600" w:dyaOrig="279">
          <v:shape id="_x0000_i1210" type="#_x0000_t75" style="width:29.9pt;height:14.25pt" o:ole="">
            <v:imagedata r:id="rId374" o:title=""/>
          </v:shape>
          <o:OLEObject Type="Embed" ProgID="Equation.DSMT4" ShapeID="_x0000_i1210" DrawAspect="Content" ObjectID="_1391606865" r:id="rId375"/>
        </w:object>
      </w:r>
      <w:r w:rsidR="00B80462" w:rsidRPr="0091532D">
        <w:t xml:space="preserve"> para obtener disminución del contraste</w:t>
      </w:r>
      <w:r w:rsidR="001E6275" w:rsidRPr="0091532D">
        <w:t>, se obtuvo una imagen que reproduce bastante bien el interferograma obtenido con el sistema real.</w:t>
      </w:r>
      <w:r w:rsidR="009C72C0">
        <w:t xml:space="preserve"> En la </w:t>
      </w:r>
      <w:r w:rsidR="009C72C0">
        <w:fldChar w:fldCharType="begin"/>
      </w:r>
      <w:r w:rsidR="009C72C0">
        <w:instrText xml:space="preserve"> REF _Ref316483543 \h </w:instrText>
      </w:r>
      <w:r w:rsidR="009C72C0">
        <w:fldChar w:fldCharType="separate"/>
      </w:r>
      <w:r w:rsidR="005405BE">
        <w:t xml:space="preserve">Figura </w:t>
      </w:r>
      <w:r w:rsidR="005405BE">
        <w:rPr>
          <w:noProof/>
        </w:rPr>
        <w:t>2</w:t>
      </w:r>
      <w:r w:rsidR="005405BE">
        <w:t>.</w:t>
      </w:r>
      <w:r w:rsidR="005405BE">
        <w:rPr>
          <w:noProof/>
        </w:rPr>
        <w:t>7</w:t>
      </w:r>
      <w:r w:rsidR="009C72C0">
        <w:fldChar w:fldCharType="end"/>
      </w:r>
      <w:r w:rsidR="009C72C0">
        <w:t xml:space="preserve"> y en la </w:t>
      </w:r>
      <w:r w:rsidR="009C72C0">
        <w:fldChar w:fldCharType="begin"/>
      </w:r>
      <w:r w:rsidR="009C72C0">
        <w:instrText xml:space="preserve"> REF _Ref316483546 \h </w:instrText>
      </w:r>
      <w:r w:rsidR="009C72C0">
        <w:fldChar w:fldCharType="separate"/>
      </w:r>
      <w:r w:rsidR="005405BE">
        <w:t xml:space="preserve">Figura </w:t>
      </w:r>
      <w:r w:rsidR="005405BE">
        <w:rPr>
          <w:noProof/>
        </w:rPr>
        <w:t>2</w:t>
      </w:r>
      <w:r w:rsidR="005405BE">
        <w:t>.</w:t>
      </w:r>
      <w:r w:rsidR="005405BE">
        <w:rPr>
          <w:noProof/>
        </w:rPr>
        <w:t>8</w:t>
      </w:r>
      <w:r w:rsidR="009C72C0">
        <w:fldChar w:fldCharType="end"/>
      </w:r>
      <w:r w:rsidR="00B80462" w:rsidRPr="0091532D">
        <w:t xml:space="preserve"> se puede</w:t>
      </w:r>
      <w:r w:rsidR="009C72C0">
        <w:t>n</w:t>
      </w:r>
      <w:r w:rsidR="00B80462" w:rsidRPr="0091532D">
        <w:t xml:space="preserve"> observar las dos imágenes</w:t>
      </w:r>
    </w:p>
    <w:tbl>
      <w:tblPr>
        <w:tblW w:w="0" w:type="auto"/>
        <w:tblLook w:val="04A0" w:firstRow="1" w:lastRow="0" w:firstColumn="1" w:lastColumn="0" w:noHBand="0" w:noVBand="1"/>
      </w:tblPr>
      <w:tblGrid>
        <w:gridCol w:w="4668"/>
        <w:gridCol w:w="4669"/>
      </w:tblGrid>
      <w:tr w:rsidR="001E6275" w:rsidRPr="00AF0007" w:rsidTr="009C72C0">
        <w:tc>
          <w:tcPr>
            <w:tcW w:w="4630" w:type="dxa"/>
            <w:shd w:val="clear" w:color="auto" w:fill="auto"/>
          </w:tcPr>
          <w:p w:rsidR="009C72C0" w:rsidRDefault="00F06290" w:rsidP="009C72C0">
            <w:pPr>
              <w:pStyle w:val="Imagenes"/>
            </w:pPr>
            <w:r>
              <w:rPr>
                <w:lang w:eastAsia="es-VE"/>
              </w:rPr>
              <w:pict>
                <v:shape id="_x0000_i1211" type="#_x0000_t75" style="width:226.85pt;height:226.85pt;visibility:visible">
                  <v:imagedata r:id="rId376" o:title=""/>
                </v:shape>
              </w:pict>
            </w:r>
          </w:p>
          <w:p w:rsidR="001E6275" w:rsidRPr="00AF0007" w:rsidRDefault="009C72C0" w:rsidP="00EE6000">
            <w:pPr>
              <w:pStyle w:val="Epgrafe"/>
            </w:pPr>
            <w:bookmarkStart w:id="195" w:name="_Ref316483543"/>
            <w:bookmarkStart w:id="196" w:name="_Toc316563918"/>
            <w:r>
              <w:t xml:space="preserve">Figura </w:t>
            </w:r>
            <w:fldSimple w:instr=" STYLEREF 1 \s ">
              <w:r w:rsidR="002A63D4">
                <w:rPr>
                  <w:noProof/>
                </w:rPr>
                <w:t>2</w:t>
              </w:r>
            </w:fldSimple>
            <w:r w:rsidR="002A63D4">
              <w:t>.</w:t>
            </w:r>
            <w:fldSimple w:instr=" SEQ Figura \* ARABIC \s 1 ">
              <w:r w:rsidR="002A63D4">
                <w:rPr>
                  <w:noProof/>
                </w:rPr>
                <w:t>7</w:t>
              </w:r>
            </w:fldSimple>
            <w:bookmarkEnd w:id="195"/>
            <w:r>
              <w:t>:</w:t>
            </w:r>
            <w:r w:rsidRPr="00AF0007">
              <w:t xml:space="preserve"> Interferograma real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EE6000">
                <w:rPr>
                  <w:noProof/>
                </w:rPr>
                <w:t>12</w:t>
              </w:r>
            </w:hyperlink>
            <w:r w:rsidR="00EE6000">
              <w:rPr>
                <w:noProof/>
              </w:rPr>
              <w:t>]</w:t>
            </w:r>
            <w:bookmarkEnd w:id="196"/>
            <w:r w:rsidRPr="00AF0007">
              <w:fldChar w:fldCharType="end"/>
            </w:r>
          </w:p>
        </w:tc>
        <w:tc>
          <w:tcPr>
            <w:tcW w:w="4631" w:type="dxa"/>
            <w:shd w:val="clear" w:color="auto" w:fill="auto"/>
          </w:tcPr>
          <w:p w:rsidR="009C72C0" w:rsidRDefault="00F06290" w:rsidP="009C72C0">
            <w:pPr>
              <w:pStyle w:val="Imagenes"/>
            </w:pPr>
            <w:r>
              <w:rPr>
                <w:lang w:eastAsia="es-VE"/>
              </w:rPr>
              <w:pict>
                <v:shape id="_x0000_i1212" type="#_x0000_t75" style="width:226.85pt;height:226.85pt;visibility:visible">
                  <v:imagedata r:id="rId377" o:title=""/>
                </v:shape>
              </w:pict>
            </w:r>
          </w:p>
          <w:p w:rsidR="001E6275" w:rsidRPr="00AF0007" w:rsidRDefault="009C72C0" w:rsidP="009C72C0">
            <w:pPr>
              <w:pStyle w:val="Epgrafe"/>
            </w:pPr>
            <w:bookmarkStart w:id="197" w:name="_Ref316483546"/>
            <w:bookmarkStart w:id="198" w:name="_Toc316563919"/>
            <w:r>
              <w:t xml:space="preserve">Figura </w:t>
            </w:r>
            <w:fldSimple w:instr=" STYLEREF 1 \s ">
              <w:r w:rsidR="002A63D4">
                <w:rPr>
                  <w:noProof/>
                </w:rPr>
                <w:t>2</w:t>
              </w:r>
            </w:fldSimple>
            <w:r w:rsidR="002A63D4">
              <w:t>.</w:t>
            </w:r>
            <w:fldSimple w:instr=" SEQ Figura \* ARABIC \s 1 ">
              <w:r w:rsidR="002A63D4">
                <w:rPr>
                  <w:noProof/>
                </w:rPr>
                <w:t>8</w:t>
              </w:r>
            </w:fldSimple>
            <w:bookmarkEnd w:id="197"/>
            <w:r>
              <w:t>: Interferograma simulado</w:t>
            </w:r>
            <w:bookmarkEnd w:id="198"/>
          </w:p>
        </w:tc>
      </w:tr>
    </w:tbl>
    <w:p w:rsidR="001E6275" w:rsidRPr="0091532D" w:rsidRDefault="00692306">
      <w:r w:rsidRPr="0091532D">
        <w:t>Para simular con mayor exactitud las franjas es necesario conocer la inclinación de la muestra y la fase en el momento de la imagen, esta información, al igual que la información de las perturbaciones mecánicas al momento de la adquisición es desconocida, sin embargo se ajustaron intentando minimizar las diferencias observadas</w:t>
      </w:r>
      <w:r w:rsidR="00344C8A" w:rsidRPr="0091532D">
        <w:t>, logrando reproducir bastante bien el interferograma obtenido.</w:t>
      </w:r>
    </w:p>
    <w:p w:rsidR="00AE3D6A" w:rsidRPr="0091532D" w:rsidRDefault="00D03236" w:rsidP="0091532D">
      <w:pPr>
        <w:pStyle w:val="Ttulo2"/>
      </w:pPr>
      <w:bookmarkStart w:id="199" w:name="_Toc316133531"/>
      <w:r w:rsidRPr="0091532D">
        <w:t>Conclusión</w:t>
      </w:r>
      <w:bookmarkEnd w:id="199"/>
    </w:p>
    <w:p w:rsidR="0080060D" w:rsidRPr="0091532D" w:rsidRDefault="0080060D" w:rsidP="00784905">
      <w:pPr>
        <w:rPr>
          <w:position w:val="-24"/>
        </w:rPr>
      </w:pPr>
      <w:r w:rsidRPr="0091532D">
        <w:rPr>
          <w:position w:val="-24"/>
        </w:rPr>
        <w:t>En el presente capítulo se presentó el simulador desarrollado</w:t>
      </w:r>
      <w:r w:rsidR="00344C8A" w:rsidRPr="0091532D">
        <w:rPr>
          <w:position w:val="-24"/>
        </w:rPr>
        <w:t xml:space="preserve"> y</w:t>
      </w:r>
      <w:r w:rsidRPr="0091532D">
        <w:rPr>
          <w:position w:val="-24"/>
        </w:rPr>
        <w:t xml:space="preserve"> se explicó en detalle cada uno de los módulos </w:t>
      </w:r>
      <w:del w:id="200" w:author="Jesús" w:date="2012-02-24T15:47:00Z">
        <w:r w:rsidRPr="0091532D" w:rsidDel="00B32003">
          <w:rPr>
            <w:position w:val="-24"/>
          </w:rPr>
          <w:delText>por los que está compuesto</w:delText>
        </w:r>
      </w:del>
      <w:ins w:id="201" w:author="Jesús" w:date="2012-02-24T15:47:00Z">
        <w:r w:rsidR="00B32003">
          <w:rPr>
            <w:position w:val="-24"/>
          </w:rPr>
          <w:t>que lo componen</w:t>
        </w:r>
      </w:ins>
      <w:r w:rsidRPr="0091532D">
        <w:rPr>
          <w:position w:val="-24"/>
        </w:rPr>
        <w:t>:</w:t>
      </w:r>
      <w:r w:rsidR="00344C8A" w:rsidRPr="0091532D">
        <w:rPr>
          <w:position w:val="-24"/>
        </w:rPr>
        <w:t xml:space="preserve"> </w:t>
      </w:r>
      <w:ins w:id="202" w:author="Jesús" w:date="2012-02-24T15:48:00Z">
        <w:r w:rsidR="00B32003">
          <w:rPr>
            <w:position w:val="-24"/>
          </w:rPr>
          <w:t xml:space="preserve">generador de </w:t>
        </w:r>
      </w:ins>
      <w:r w:rsidR="00344C8A" w:rsidRPr="0091532D">
        <w:rPr>
          <w:position w:val="-24"/>
        </w:rPr>
        <w:t>espectro</w:t>
      </w:r>
      <w:ins w:id="203" w:author="Jesús" w:date="2012-02-24T15:48:00Z">
        <w:r w:rsidR="00B32003">
          <w:rPr>
            <w:position w:val="-24"/>
          </w:rPr>
          <w:t>s</w:t>
        </w:r>
      </w:ins>
      <w:r w:rsidR="00344C8A" w:rsidRPr="0091532D">
        <w:rPr>
          <w:position w:val="-24"/>
        </w:rPr>
        <w:t>,</w:t>
      </w:r>
      <w:r w:rsidRPr="0091532D">
        <w:rPr>
          <w:position w:val="-24"/>
        </w:rPr>
        <w:t xml:space="preserve"> </w:t>
      </w:r>
      <w:r w:rsidRPr="0091532D">
        <w:rPr>
          <w:position w:val="-24"/>
        </w:rPr>
        <w:lastRenderedPageBreak/>
        <w:t xml:space="preserve">muestra, cámara, fuente de iluminación, ruido e interferometría. </w:t>
      </w:r>
      <w:r w:rsidR="00344C8A" w:rsidRPr="0091532D">
        <w:rPr>
          <w:position w:val="-24"/>
        </w:rPr>
        <w:t xml:space="preserve">Adicionalmente se describieron las pruebas de validación realizadas las cuales arrojaron como resultado que el simulador es capaz de </w:t>
      </w:r>
      <w:del w:id="204" w:author="Jesús" w:date="2012-02-24T15:49:00Z">
        <w:r w:rsidR="00344C8A" w:rsidRPr="0091532D" w:rsidDel="00B32003">
          <w:rPr>
            <w:position w:val="-24"/>
          </w:rPr>
          <w:delText xml:space="preserve">simular </w:delText>
        </w:r>
      </w:del>
      <w:ins w:id="205" w:author="Jesús" w:date="2012-02-24T15:49:00Z">
        <w:r w:rsidR="00B32003">
          <w:rPr>
            <w:position w:val="-24"/>
          </w:rPr>
          <w:t xml:space="preserve">reproducir </w:t>
        </w:r>
      </w:ins>
      <w:r w:rsidR="00344C8A" w:rsidRPr="0091532D">
        <w:rPr>
          <w:position w:val="-24"/>
        </w:rPr>
        <w:t xml:space="preserve">con precisión el fenómeno físico que ocurre en </w:t>
      </w:r>
      <w:ins w:id="206" w:author="Jesús" w:date="2012-02-24T15:49:00Z">
        <w:r w:rsidR="00B32003">
          <w:rPr>
            <w:position w:val="-24"/>
          </w:rPr>
          <w:t xml:space="preserve">la formación de </w:t>
        </w:r>
      </w:ins>
      <w:r w:rsidR="00344C8A" w:rsidRPr="0091532D">
        <w:rPr>
          <w:position w:val="-24"/>
        </w:rPr>
        <w:t xml:space="preserve">un </w:t>
      </w:r>
      <w:proofErr w:type="spellStart"/>
      <w:r w:rsidR="00344C8A" w:rsidRPr="0091532D">
        <w:rPr>
          <w:position w:val="-24"/>
        </w:rPr>
        <w:t>interferograma</w:t>
      </w:r>
      <w:proofErr w:type="spellEnd"/>
      <w:r w:rsidR="00344C8A" w:rsidRPr="0091532D">
        <w:rPr>
          <w:position w:val="-24"/>
        </w:rPr>
        <w:t>.</w:t>
      </w:r>
      <w:ins w:id="207" w:author="Jesús" w:date="2012-02-24T15:49:00Z">
        <w:r w:rsidR="00B32003">
          <w:rPr>
            <w:position w:val="-24"/>
          </w:rPr>
          <w:t xml:space="preserve"> Me parece que puedes ahondar un poco más aquí: en qu</w:t>
        </w:r>
      </w:ins>
      <w:ins w:id="208" w:author="Jesús" w:date="2012-02-24T15:50:00Z">
        <w:r w:rsidR="00B32003">
          <w:rPr>
            <w:position w:val="-24"/>
          </w:rPr>
          <w:t>é de lo que mostraste se observa esta precisión, haz un poco más de énfasis en el cambio de contraste por ruido (o al menos menciónalo en estas conclusiones), sintetiza todo aquello que se puede controlar en el simulador</w:t>
        </w:r>
      </w:ins>
      <w:ins w:id="209" w:author="Jesús" w:date="2012-02-24T15:52:00Z">
        <w:r w:rsidR="00B32003">
          <w:rPr>
            <w:position w:val="-24"/>
          </w:rPr>
          <w:t>…</w:t>
        </w:r>
      </w:ins>
    </w:p>
    <w:p w:rsidR="0080060D" w:rsidRPr="0091532D" w:rsidRDefault="0080060D" w:rsidP="00784905">
      <w:pPr>
        <w:rPr>
          <w:position w:val="-24"/>
        </w:rPr>
      </w:pPr>
      <w:r w:rsidRPr="0091532D">
        <w:rPr>
          <w:position w:val="-24"/>
        </w:rPr>
        <w:t>En el capítulo III se expondrá el algoritmo de control implementado</w:t>
      </w:r>
      <w:r w:rsidR="00344C8A" w:rsidRPr="0091532D">
        <w:rPr>
          <w:position w:val="-24"/>
        </w:rPr>
        <w:t xml:space="preserve"> y se mostrarán los resultados de este algoritmo implementado en el simulador</w:t>
      </w:r>
      <w:r w:rsidRPr="0091532D">
        <w:rPr>
          <w:position w:val="-24"/>
        </w:rPr>
        <w:t>.</w:t>
      </w:r>
    </w:p>
    <w:p w:rsidR="0080060D" w:rsidRPr="0091532D" w:rsidRDefault="0080060D" w:rsidP="00784905">
      <w:pPr>
        <w:rPr>
          <w:position w:val="-24"/>
        </w:rPr>
      </w:pPr>
    </w:p>
    <w:p w:rsidR="0080060D" w:rsidRPr="0091532D" w:rsidRDefault="0080060D" w:rsidP="00784905">
      <w:pPr>
        <w:rPr>
          <w:position w:val="-24"/>
        </w:rPr>
      </w:pPr>
    </w:p>
    <w:p w:rsidR="0080060D" w:rsidRPr="0091532D" w:rsidRDefault="0080060D" w:rsidP="004C11C5">
      <w:pPr>
        <w:rPr>
          <w:position w:val="-24"/>
        </w:rPr>
        <w:sectPr w:rsidR="0080060D" w:rsidRPr="0091532D" w:rsidSect="0091587C">
          <w:pgSz w:w="12240" w:h="15840" w:code="1"/>
          <w:pgMar w:top="1418" w:right="1418" w:bottom="1418" w:left="1701" w:header="709" w:footer="709" w:gutter="0"/>
          <w:pgNumType w:start="1"/>
          <w:cols w:space="708"/>
          <w:docGrid w:linePitch="360"/>
        </w:sectPr>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Ttulo1"/>
      </w:pPr>
      <w:bookmarkStart w:id="210" w:name="_Toc316133532"/>
      <w:r w:rsidRPr="008D2941">
        <w:t>CAPITULO III</w:t>
      </w:r>
      <w:r w:rsidRPr="008D2941">
        <w:br/>
      </w:r>
      <w:r w:rsidRPr="008D2941">
        <w:br/>
        <w:t>Algoritmo de Control</w:t>
      </w:r>
      <w:bookmarkEnd w:id="210"/>
    </w:p>
    <w:p w:rsidR="00067F74"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067F74">
        <w:t xml:space="preserve">Las vibraciones mecánicas en un interferómetro pueden afectar la diferencia de camino óptico entre los brazos del interferómetro. En un interferómetro de Mirau una perturbación puede acercar o alejar la muestra del plano de imagen, esto hace que el camino óptico del brazo de muestra varíe en dos veces el desplazamiento producto de la vibración, por lo tanto resulta en una alteración de la diferencia de camino óptico y por lo tanto un movimiento de las franjas. </w:t>
      </w:r>
    </w:p>
    <w:p w:rsidR="00784905" w:rsidRPr="008D2941" w:rsidRDefault="00784905" w:rsidP="00784905">
      <w:r w:rsidRPr="008D2941">
        <w:t>Debido a la integración que realiza la cámara durante el tiempo de exposición, el efecto de las vibraciones mecánicas se traduce en una reducción de contraste</w:t>
      </w:r>
      <w:ins w:id="211" w:author="Jesús" w:date="2012-02-24T15:53:00Z">
        <w:r w:rsidR="00B32003">
          <w:t xml:space="preserve"> (explica mejor esto: en un período de integración la cámara detecta varas posiciones distintas de franjas, por lo que la integración…)</w:t>
        </w:r>
      </w:ins>
      <w:r w:rsidR="00FB5D58">
        <w:t xml:space="preserve">, si la media de las vibraciones </w:t>
      </w:r>
      <w:r w:rsidR="00067F74">
        <w:t xml:space="preserve">en el tiempo de integración es cero, </w:t>
      </w:r>
      <w:ins w:id="212" w:author="Jesús" w:date="2012-02-24T15:54:00Z">
        <w:r w:rsidR="00B32003">
          <w:t>y</w:t>
        </w:r>
      </w:ins>
      <w:del w:id="213" w:author="Jesús" w:date="2012-02-24T15:54:00Z">
        <w:r w:rsidR="00067F74" w:rsidDel="00B32003">
          <w:delText>o</w:delText>
        </w:r>
      </w:del>
      <w:r w:rsidR="00067F74">
        <w:t xml:space="preserve"> en</w:t>
      </w:r>
      <w:r w:rsidRPr="008D2941">
        <w:t xml:space="preserve"> un movimiento de las franjas del interferograma</w:t>
      </w:r>
      <w:r w:rsidR="00067F74">
        <w:t xml:space="preserve"> si la media no es igual a cero</w:t>
      </w:r>
      <w:r w:rsidRPr="008D2941">
        <w:t>.</w:t>
      </w:r>
    </w:p>
    <w:p w:rsidR="00784905" w:rsidRPr="008D2941" w:rsidRDefault="00784905" w:rsidP="00784905">
      <w:r w:rsidRPr="008D2941">
        <w:t>Mientras m</w:t>
      </w:r>
      <w:ins w:id="214" w:author="Jesús" w:date="2012-02-24T15:54:00Z">
        <w:r w:rsidR="00B32003">
          <w:t>á</w:t>
        </w:r>
      </w:ins>
      <w:del w:id="215" w:author="Jesús" w:date="2012-02-24T15:54:00Z">
        <w:r w:rsidRPr="008D2941" w:rsidDel="00B32003">
          <w:delText>a</w:delText>
        </w:r>
      </w:del>
      <w:r w:rsidRPr="008D2941">
        <w:t>s rápido la cámara obtenga las imágenes, mayor será la información de las vibraciones mecánicas que se podrá obtener, sin embargo, mientras m</w:t>
      </w:r>
      <w:ins w:id="216" w:author="Jesús" w:date="2012-02-24T15:54:00Z">
        <w:r w:rsidR="00B32003">
          <w:t>á</w:t>
        </w:r>
      </w:ins>
      <w:del w:id="217" w:author="Jesús" w:date="2012-02-24T15:54:00Z">
        <w:r w:rsidRPr="008D2941" w:rsidDel="00B32003">
          <w:delText>a</w:delText>
        </w:r>
      </w:del>
      <w:r w:rsidRPr="008D2941">
        <w:t xml:space="preserve">s rápido va, menos tiempo de exposición tendrá, lo que implica que la imagen obtenida será </w:t>
      </w:r>
      <w:r w:rsidR="008D2941" w:rsidRPr="008D2941">
        <w:t>más</w:t>
      </w:r>
      <w:r w:rsidRPr="008D2941">
        <w:t xml:space="preserve"> oscura</w:t>
      </w:r>
      <w:ins w:id="218" w:author="Jesús" w:date="2012-02-24T15:54:00Z">
        <w:r w:rsidR="00B32003">
          <w:t>, esto crea un compromiso entre</w:t>
        </w:r>
      </w:ins>
      <w:ins w:id="219" w:author="Jesús" w:date="2012-02-24T15:55:00Z">
        <w:r w:rsidR="00B32003">
          <w:t>…</w:t>
        </w:r>
      </w:ins>
      <w:del w:id="220" w:author="Jesús" w:date="2012-02-24T15:54:00Z">
        <w:r w:rsidRPr="008D2941" w:rsidDel="00B32003">
          <w:delText>.</w:delText>
        </w:r>
      </w:del>
    </w:p>
    <w:p w:rsidR="00784905" w:rsidRPr="008D2941" w:rsidDel="00C64019" w:rsidRDefault="00C64019" w:rsidP="00784905">
      <w:pPr>
        <w:rPr>
          <w:del w:id="221" w:author="Jesús" w:date="2012-02-24T16:00:00Z"/>
        </w:rPr>
      </w:pPr>
      <w:ins w:id="222" w:author="Jesús" w:date="2012-02-24T15:56:00Z">
        <w:r>
          <w:t>Como ya se indicó previamente (lo dices en la introducción, verdad</w:t>
        </w:r>
        <w:proofErr w:type="gramStart"/>
        <w:r>
          <w:t>?</w:t>
        </w:r>
        <w:proofErr w:type="gramEnd"/>
        <w:r>
          <w:t xml:space="preserve">) </w:t>
        </w:r>
      </w:ins>
      <w:r w:rsidR="00784905" w:rsidRPr="008D2941">
        <w:t>El propósito de</w:t>
      </w:r>
      <w:ins w:id="223" w:author="Jesús" w:date="2012-02-24T15:55:00Z">
        <w:r>
          <w:t xml:space="preserve"> este</w:t>
        </w:r>
      </w:ins>
      <w:del w:id="224" w:author="Jesús" w:date="2012-02-24T15:55:00Z">
        <w:r w:rsidR="00784905" w:rsidRPr="008D2941" w:rsidDel="00C64019">
          <w:delText>l</w:delText>
        </w:r>
      </w:del>
      <w:r w:rsidR="00784905" w:rsidRPr="008D2941">
        <w:t xml:space="preserve"> trabajo es tratar de desarrollar un sistema que sea </w:t>
      </w:r>
      <w:r w:rsidR="008D2941" w:rsidRPr="008D2941">
        <w:t>capaz</w:t>
      </w:r>
      <w:r w:rsidR="00784905" w:rsidRPr="008D2941">
        <w:t xml:space="preserve"> de reducir el efecto de las vibraciones mecánicas en el contraste de imágenes obtenidas en un sistema </w:t>
      </w:r>
      <w:del w:id="225" w:author="Jesús" w:date="2012-02-24T15:56:00Z">
        <w:r w:rsidR="00784905" w:rsidRPr="008D2941" w:rsidDel="00C64019">
          <w:delText>interferométrico</w:delText>
        </w:r>
      </w:del>
      <w:ins w:id="226" w:author="Jesús" w:date="2012-02-24T15:56:00Z">
        <w:r>
          <w:t xml:space="preserve">de </w:t>
        </w:r>
        <w:proofErr w:type="spellStart"/>
        <w:r>
          <w:t>interferometría</w:t>
        </w:r>
      </w:ins>
      <w:proofErr w:type="spellEnd"/>
      <w:r w:rsidR="00784905" w:rsidRPr="008D2941">
        <w:t xml:space="preserve">, utilizando como único sensor la misma cámara que toma los </w:t>
      </w:r>
      <w:proofErr w:type="spellStart"/>
      <w:r w:rsidR="00784905" w:rsidRPr="008D2941">
        <w:t>interferogramas.</w:t>
      </w:r>
    </w:p>
    <w:p w:rsidR="00784905" w:rsidRPr="008D2941" w:rsidRDefault="00BD23DC" w:rsidP="00C64019">
      <w:pPr>
        <w:ind w:firstLine="0"/>
        <w:pPrChange w:id="227" w:author="Jesús" w:date="2012-02-24T16:00:00Z">
          <w:pPr/>
        </w:pPrChange>
      </w:pPr>
      <w:r>
        <w:t>Una</w:t>
      </w:r>
      <w:proofErr w:type="spellEnd"/>
      <w:r>
        <w:t xml:space="preserve"> de l</w:t>
      </w:r>
      <w:r w:rsidR="00784905" w:rsidRPr="008D2941">
        <w:t>a</w:t>
      </w:r>
      <w:r>
        <w:t>s</w:t>
      </w:r>
      <w:r w:rsidR="00784905" w:rsidRPr="008D2941">
        <w:t xml:space="preserve"> característica</w:t>
      </w:r>
      <w:r>
        <w:t>s</w:t>
      </w:r>
      <w:r w:rsidR="00784905" w:rsidRPr="008D2941">
        <w:t xml:space="preserve"> principal</w:t>
      </w:r>
      <w:r>
        <w:t>es</w:t>
      </w:r>
      <w:r w:rsidR="00784905" w:rsidRPr="008D2941">
        <w:t xml:space="preserve"> de </w:t>
      </w:r>
      <w:del w:id="228" w:author="Jesús" w:date="2012-02-24T15:59:00Z">
        <w:r w:rsidDel="00C64019">
          <w:delText>é</w:delText>
        </w:r>
        <w:r w:rsidR="00784905" w:rsidRPr="008D2941" w:rsidDel="00C64019">
          <w:delText xml:space="preserve">sta </w:delText>
        </w:r>
      </w:del>
      <w:ins w:id="229" w:author="Jesús" w:date="2012-02-24T15:59:00Z">
        <w:r w:rsidR="00C64019">
          <w:t xml:space="preserve">la </w:t>
        </w:r>
      </w:ins>
      <w:r w:rsidR="00784905" w:rsidRPr="008D2941">
        <w:t>cámara</w:t>
      </w:r>
      <w:ins w:id="230" w:author="Jesús" w:date="2012-02-24T15:59:00Z">
        <w:r w:rsidR="00C64019">
          <w:t xml:space="preserve"> que se posee en el laboratorio</w:t>
        </w:r>
      </w:ins>
      <w:r>
        <w:t>,</w:t>
      </w:r>
      <w:r w:rsidR="00784905" w:rsidRPr="008D2941">
        <w:t xml:space="preserve"> es que la velocidad de adquisición de la cámara es ajustable, sin embargo, para obtener una buena </w:t>
      </w:r>
      <w:r w:rsidR="00784905" w:rsidRPr="008D2941">
        <w:lastRenderedPageBreak/>
        <w:t xml:space="preserve">calidad y tamaño de imagen, la </w:t>
      </w:r>
      <w:r w:rsidR="00067F74">
        <w:t xml:space="preserve">cantidad </w:t>
      </w:r>
      <w:r w:rsidR="00784905" w:rsidRPr="008D2941">
        <w:t>de cuadros por segundo que puede obtener debe mantenerse en un número bajo.</w:t>
      </w:r>
    </w:p>
    <w:p w:rsidR="0002167C" w:rsidRDefault="0002167C" w:rsidP="00C70ECC">
      <w:pPr>
        <w:pStyle w:val="Ttulo2"/>
      </w:pPr>
      <w:r>
        <w:t>Observaciones iniciales</w:t>
      </w:r>
    </w:p>
    <w:p w:rsidR="00784905" w:rsidRPr="008D2941" w:rsidRDefault="00784905" w:rsidP="00784905">
      <w:r w:rsidRPr="008D2941">
        <w:t>Observaciones iniciales indicaban que las vibraciones mecánicas tomadas a una velocidad de 30 cuadros por segundo, tenían un efecto de reducción del contraste debido a la superposición de las franjas durante el tiempo de integración.</w:t>
      </w:r>
      <w:del w:id="231" w:author="Jesús" w:date="2012-02-24T16:04:00Z">
        <w:r w:rsidRPr="008D2941" w:rsidDel="00C64019">
          <w:delText xml:space="preserve"> El movimiento traslacional de las franjas era muy pequeño.</w:delText>
        </w:r>
      </w:del>
    </w:p>
    <w:p w:rsidR="00465A14" w:rsidRPr="008D2941" w:rsidRDefault="00784905">
      <w:r w:rsidRPr="008D2941">
        <w:t xml:space="preserve">Si se pudiese variar la distancia del plano de imagen a la muestra en </w:t>
      </w:r>
      <w:r w:rsidR="00FB5D58">
        <w:t>un</w:t>
      </w:r>
      <w:r w:rsidRPr="008D2941">
        <w:t xml:space="preserve"> interferómetro de </w:t>
      </w:r>
      <w:proofErr w:type="spellStart"/>
      <w:r w:rsidRPr="008D2941">
        <w:t>Mirau</w:t>
      </w:r>
      <w:proofErr w:type="spellEnd"/>
      <w:ins w:id="232" w:author="Jesús" w:date="2012-02-24T16:04:00Z">
        <w:r w:rsidR="00C64019">
          <w:t>,</w:t>
        </w:r>
      </w:ins>
      <w:r w:rsidRPr="008D2941">
        <w:t xml:space="preserve"> de tal manera que anulase las vibraciones mecánicas, el efecto de </w:t>
      </w:r>
      <w:ins w:id="233" w:author="Jesús" w:date="2012-02-24T16:04:00Z">
        <w:r w:rsidR="00C64019">
          <w:t>é</w:t>
        </w:r>
      </w:ins>
      <w:del w:id="234" w:author="Jesús" w:date="2012-02-24T16:04:00Z">
        <w:r w:rsidRPr="008D2941" w:rsidDel="00C64019">
          <w:delText>e</w:delText>
        </w:r>
      </w:del>
      <w:r w:rsidRPr="008D2941">
        <w:t>stas se vería anulado. Para esto se requiere conocer en detalle la</w:t>
      </w:r>
      <w:ins w:id="235" w:author="Jesús" w:date="2012-02-24T16:08:00Z">
        <w:r w:rsidR="0085555C">
          <w:t xml:space="preserve">s características de </w:t>
        </w:r>
        <w:proofErr w:type="spellStart"/>
        <w:r w:rsidR="0085555C">
          <w:t>las</w:t>
        </w:r>
      </w:ins>
      <w:del w:id="236" w:author="Jesús" w:date="2012-02-24T16:04:00Z">
        <w:r w:rsidRPr="008D2941" w:rsidDel="00C64019">
          <w:delText>s</w:delText>
        </w:r>
      </w:del>
      <w:del w:id="237" w:author="Jesús" w:date="2012-02-24T16:08:00Z">
        <w:r w:rsidRPr="008D2941" w:rsidDel="0085555C">
          <w:delText xml:space="preserve"> </w:delText>
        </w:r>
      </w:del>
      <w:r w:rsidRPr="008D2941">
        <w:t>vibraciones</w:t>
      </w:r>
      <w:proofErr w:type="spellEnd"/>
      <w:r w:rsidRPr="008D2941">
        <w:t xml:space="preserve"> mecánicas, sin embargo con el sistema propuesto es prácticamente imposible </w:t>
      </w:r>
      <w:del w:id="238" w:author="Jesús" w:date="2012-02-24T16:09:00Z">
        <w:r w:rsidRPr="008D2941" w:rsidDel="0085555C">
          <w:delText>conocer la forma de las perturbaciones</w:delText>
        </w:r>
      </w:del>
      <w:ins w:id="239" w:author="Jesús" w:date="2012-02-24T16:09:00Z">
        <w:r w:rsidR="0085555C">
          <w:t>medirlas</w:t>
        </w:r>
      </w:ins>
      <w:r w:rsidRPr="008D2941">
        <w:t>. Para poder conocerlas es necesario muestrear las vibraciones a por lo menos el doble de la frecuencia máxima que estas posean para cumplir el criterio de Nyquist, lograr eso implicaría una cámara muy rápida y un algoritmo de procesamiento de movimiento de las franjas para poder detectar cu</w:t>
      </w:r>
      <w:ins w:id="240" w:author="Jesús" w:date="2012-02-24T16:09:00Z">
        <w:r w:rsidR="0085555C">
          <w:t>á</w:t>
        </w:r>
      </w:ins>
      <w:del w:id="241" w:author="Jesús" w:date="2012-02-24T16:09:00Z">
        <w:r w:rsidRPr="008D2941" w:rsidDel="0085555C">
          <w:delText>a</w:delText>
        </w:r>
      </w:del>
      <w:r w:rsidRPr="008D2941">
        <w:t xml:space="preserve">l fue la amplitud de las vibraciones. </w:t>
      </w:r>
      <w:r w:rsidR="008D2941" w:rsidRPr="008D2941">
        <w:t>Aun</w:t>
      </w:r>
      <w:r w:rsidRPr="008D2941">
        <w:t xml:space="preserve"> así el control estaría sujeto a predecir el comportamiento</w:t>
      </w:r>
      <w:r w:rsidR="00FB5D58">
        <w:t xml:space="preserve"> futuro</w:t>
      </w:r>
      <w:r w:rsidRPr="008D2941">
        <w:t xml:space="preserve"> de las vibraciones para poder anularlas.</w:t>
      </w:r>
    </w:p>
    <w:p w:rsidR="00784905" w:rsidRDefault="00784905" w:rsidP="00784905">
      <w:r w:rsidRPr="008D2941">
        <w:t xml:space="preserve">Al no poseer un sistema con tales características se plantea tratar de reducir el efecto de las vibraciones sin un conocimiento explicito de la forma del ruido. Asumiendo que las franjas no se desplazan y solo reducen su contraste en presencia de las vibraciones y que </w:t>
      </w:r>
      <w:r w:rsidR="00FB5D58">
        <w:t xml:space="preserve">el contraste disminuido es </w:t>
      </w:r>
      <w:r w:rsidRPr="008D2941">
        <w:t>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ins w:id="242" w:author="Jesús" w:date="2012-02-24T16:10:00Z">
        <w:r w:rsidR="0085555C">
          <w:t xml:space="preserve"> (o la frecuencia de las vibraciones es tan alta que los desfases sean despreciables)</w:t>
        </w:r>
      </w:ins>
      <w:r w:rsidRPr="008D2941">
        <w:t>.</w:t>
      </w:r>
    </w:p>
    <w:p w:rsidR="00465A14" w:rsidRDefault="00465A14" w:rsidP="00465A14">
      <w:r>
        <w:t xml:space="preserve">Con un micrófono pegado a la mesa de trabajo donde se encuentra el microscopio, </w:t>
      </w:r>
      <w:ins w:id="243" w:author="Jesús" w:date="2012-02-24T16:14:00Z">
        <w:r w:rsidR="0085555C">
          <w:t xml:space="preserve">se realizó un registro audible </w:t>
        </w:r>
        <w:proofErr w:type="spellStart"/>
        <w:r w:rsidR="0085555C">
          <w:t>donde</w:t>
        </w:r>
      </w:ins>
      <w:del w:id="244" w:author="Jesús" w:date="2012-02-24T16:12:00Z">
        <w:r w:rsidDel="0085555C">
          <w:delText xml:space="preserve">se grabó un audio para tratar </w:delText>
        </w:r>
      </w:del>
      <w:ins w:id="245" w:author="Jesús" w:date="2012-02-24T16:12:00Z">
        <w:r w:rsidR="0085555C">
          <w:t>se</w:t>
        </w:r>
        <w:proofErr w:type="spellEnd"/>
        <w:r w:rsidR="0085555C">
          <w:t xml:space="preserve"> logró obtener  </w:t>
        </w:r>
      </w:ins>
      <w:ins w:id="246" w:author="Jesús" w:date="2012-02-24T16:13:00Z">
        <w:r w:rsidR="0085555C">
          <w:t>información acerca</w:t>
        </w:r>
      </w:ins>
      <w:ins w:id="247" w:author="Jesús" w:date="2012-02-24T16:12:00Z">
        <w:r w:rsidR="0085555C">
          <w:t xml:space="preserve"> </w:t>
        </w:r>
      </w:ins>
      <w:del w:id="248" w:author="Jesús" w:date="2012-02-24T16:12:00Z">
        <w:r w:rsidDel="0085555C">
          <w:delText xml:space="preserve">de capturar </w:delText>
        </w:r>
      </w:del>
      <w:ins w:id="249" w:author="Jesús" w:date="2012-02-24T16:12:00Z">
        <w:r w:rsidR="0085555C">
          <w:t xml:space="preserve">de </w:t>
        </w:r>
      </w:ins>
      <w:r>
        <w:t xml:space="preserve">las vibraciones mecánicas que estaban presentes, a pesar de que el </w:t>
      </w:r>
      <w:r>
        <w:lastRenderedPageBreak/>
        <w:t xml:space="preserve">acople entre la mesa y el micrófono no era </w:t>
      </w:r>
      <w:del w:id="250" w:author="Jesús" w:date="2012-02-24T16:15:00Z">
        <w:r w:rsidDel="0085555C">
          <w:delText>ni remotamente bueno</w:delText>
        </w:r>
      </w:del>
      <w:ins w:id="251" w:author="Jesús" w:date="2012-02-24T16:15:00Z">
        <w:r w:rsidR="0085555C">
          <w:t>el más adecuado</w:t>
        </w:r>
      </w:ins>
      <w:r>
        <w:t xml:space="preserve">, </w:t>
      </w:r>
      <w:r w:rsidR="00FB5D58">
        <w:t xml:space="preserve">con un programa de </w:t>
      </w:r>
      <w:ins w:id="252" w:author="Jesús" w:date="2012-02-24T16:15:00Z">
        <w:r w:rsidR="0085555C">
          <w:t xml:space="preserve">procesamiento de </w:t>
        </w:r>
      </w:ins>
      <w:r w:rsidR="00FB5D58">
        <w:t xml:space="preserve">audio </w:t>
      </w:r>
      <w:del w:id="253" w:author="Jesús" w:date="2012-02-24T16:15:00Z">
        <w:r w:rsidR="00FB5D58" w:rsidDel="0085555C">
          <w:delText xml:space="preserve">llamado </w:delText>
        </w:r>
      </w:del>
      <w:ins w:id="254" w:author="Jesús" w:date="2012-02-24T16:15:00Z">
        <w:r w:rsidR="0085555C">
          <w:t>(</w:t>
        </w:r>
      </w:ins>
      <w:proofErr w:type="spellStart"/>
      <w:r w:rsidR="00FB5D58">
        <w:t>Audacity</w:t>
      </w:r>
      <w:proofErr w:type="spellEnd"/>
      <w:ins w:id="255" w:author="Jesús" w:date="2012-02-24T16:15:00Z">
        <w:r w:rsidR="0085555C">
          <w:t>)</w:t>
        </w:r>
      </w:ins>
      <w:r w:rsidR="00FB5D58">
        <w:t xml:space="preserve">, </w:t>
      </w:r>
      <w:r>
        <w:t xml:space="preserve">se pudo </w:t>
      </w:r>
      <w:r w:rsidR="00FB5D58">
        <w:t xml:space="preserve">amplificar la señal y </w:t>
      </w:r>
      <w:r>
        <w:t>obtener un espectro en frecuencia</w:t>
      </w:r>
      <w:del w:id="256" w:author="Jesús" w:date="2012-02-24T16:15:00Z">
        <w:r w:rsidDel="002F75F1">
          <w:delText xml:space="preserve"> muy</w:delText>
        </w:r>
      </w:del>
      <w:r>
        <w:t xml:space="preserve"> aproximado de las vibraciones que afectan al sistema. </w:t>
      </w:r>
      <w:del w:id="257" w:author="Jesús" w:date="2012-02-24T16:17:00Z">
        <w:r w:rsidDel="002F75F1">
          <w:delText>A continuación se muestra e</w:delText>
        </w:r>
      </w:del>
      <w:ins w:id="258" w:author="Jesús" w:date="2012-02-24T16:17:00Z">
        <w:r w:rsidR="002F75F1">
          <w:t>E</w:t>
        </w:r>
      </w:ins>
      <w:r>
        <w:t>l espectro resultante</w:t>
      </w:r>
      <w:ins w:id="259" w:author="Jesús" w:date="2012-02-24T16:17:00Z">
        <w:r w:rsidR="002F75F1">
          <w:t xml:space="preserve"> se muestra</w:t>
        </w:r>
      </w:ins>
      <w:r w:rsidR="00FB5D58">
        <w:t xml:space="preserve"> en la </w:t>
      </w:r>
      <w:r w:rsidR="009C72C0">
        <w:fldChar w:fldCharType="begin"/>
      </w:r>
      <w:r w:rsidR="009C72C0">
        <w:instrText xml:space="preserve"> REF _Ref316483714 \h </w:instrText>
      </w:r>
      <w:r w:rsidR="009C72C0">
        <w:fldChar w:fldCharType="separate"/>
      </w:r>
      <w:r w:rsidR="005405BE">
        <w:t xml:space="preserve">Figura </w:t>
      </w:r>
      <w:r w:rsidR="005405BE">
        <w:rPr>
          <w:noProof/>
        </w:rPr>
        <w:t>3</w:t>
      </w:r>
      <w:r w:rsidR="005405BE">
        <w:t>.</w:t>
      </w:r>
      <w:r w:rsidR="005405BE">
        <w:rPr>
          <w:noProof/>
        </w:rPr>
        <w:t>1</w:t>
      </w:r>
      <w:r w:rsidR="009C72C0">
        <w:fldChar w:fldCharType="end"/>
      </w:r>
      <w:r>
        <w:t>.</w:t>
      </w:r>
    </w:p>
    <w:tbl>
      <w:tblPr>
        <w:tblW w:w="0" w:type="auto"/>
        <w:tblLook w:val="04A0" w:firstRow="1" w:lastRow="0" w:firstColumn="1" w:lastColumn="0" w:noHBand="0" w:noVBand="1"/>
      </w:tblPr>
      <w:tblGrid>
        <w:gridCol w:w="9261"/>
      </w:tblGrid>
      <w:tr w:rsidR="00465A14" w:rsidRPr="00AF0007" w:rsidTr="00AF0007">
        <w:tc>
          <w:tcPr>
            <w:tcW w:w="9261" w:type="dxa"/>
            <w:shd w:val="clear" w:color="auto" w:fill="auto"/>
          </w:tcPr>
          <w:p w:rsidR="009C72C0" w:rsidRDefault="00F06290" w:rsidP="009C72C0">
            <w:pPr>
              <w:pStyle w:val="Imagenes"/>
            </w:pPr>
            <w:r>
              <w:rPr>
                <w:lang w:eastAsia="es-VE"/>
              </w:rPr>
              <w:pict>
                <v:shape id="_x0000_i1213" type="#_x0000_t75" style="width:418.4pt;height:304.3pt;visibility:visible">
                  <v:imagedata r:id="rId378" o:title="" cropleft="3909f" cropright="4955f"/>
                </v:shape>
              </w:pict>
            </w:r>
          </w:p>
          <w:p w:rsidR="00465A14" w:rsidRPr="00AF0007" w:rsidRDefault="009C72C0" w:rsidP="009C72C0">
            <w:pPr>
              <w:pStyle w:val="Epgrafe"/>
            </w:pPr>
            <w:bookmarkStart w:id="260" w:name="_Ref316483714"/>
            <w:bookmarkStart w:id="261" w:name="_Ref316563855"/>
            <w:bookmarkStart w:id="262" w:name="_Toc316563920"/>
            <w:r>
              <w:t xml:space="preserve">Figura </w:t>
            </w:r>
            <w:fldSimple w:instr=" STYLEREF 1 \s ">
              <w:r w:rsidR="002A63D4">
                <w:rPr>
                  <w:noProof/>
                </w:rPr>
                <w:t>3</w:t>
              </w:r>
            </w:fldSimple>
            <w:r w:rsidR="002A63D4">
              <w:t>.</w:t>
            </w:r>
            <w:fldSimple w:instr=" SEQ Figura \* ARABIC \s 1 ">
              <w:r w:rsidR="002A63D4">
                <w:rPr>
                  <w:noProof/>
                </w:rPr>
                <w:t>1</w:t>
              </w:r>
            </w:fldSimple>
            <w:bookmarkEnd w:id="260"/>
            <w:r w:rsidRPr="00AF0007">
              <w:rPr>
                <w:noProof/>
              </w:rPr>
              <w:t>: Espectro en frecuencia del ruido obtenido con micrófono</w:t>
            </w:r>
            <w:bookmarkEnd w:id="261"/>
            <w:bookmarkEnd w:id="262"/>
            <w:ins w:id="263" w:author="Jesús" w:date="2012-02-24T16:17:00Z">
              <w:r w:rsidR="002F75F1">
                <w:rPr>
                  <w:noProof/>
                </w:rPr>
                <w:t xml:space="preserve">. </w:t>
              </w:r>
            </w:ins>
            <w:ins w:id="264" w:author="Jesús" w:date="2012-02-24T16:18:00Z">
              <w:r w:rsidR="002F75F1">
                <w:rPr>
                  <w:noProof/>
                </w:rPr>
                <w:t>Los cuadros muestran los valores de frecuencia predominantes (valor X)</w:t>
              </w:r>
            </w:ins>
          </w:p>
        </w:tc>
      </w:tr>
    </w:tbl>
    <w:p w:rsidR="00FB5D58" w:rsidRDefault="00465A14" w:rsidP="00465A14">
      <w:r>
        <w:t>Cabe destacar que al grabar con un micrófono, el sistema de adquisición</w:t>
      </w:r>
      <w:r w:rsidR="009C153E">
        <w:t xml:space="preserve"> solo dejará pasar señales en las frecuencias audibles entre 20Hz y 20KHz </w:t>
      </w:r>
      <w:r w:rsidR="009C153E">
        <w:fldChar w:fldCharType="begin"/>
      </w:r>
      <w:r w:rsidR="00EE6000">
        <w:instrText xml:space="preserve"> ADDIN EN.CITE &lt;EndNote&gt;&lt;Cite&gt;&lt;Author&gt;Dimitrov&lt;/Author&gt;&lt;Year&gt;2010&lt;/Year&gt;&lt;RecNum&gt;43&lt;/RecNum&gt;&lt;DisplayText&gt;[13]&lt;/DisplayText&gt;&lt;record&gt;&lt;rec-number&gt;43&lt;/rec-number&gt;&lt;foreign-keys&gt;&lt;key app="EN" db-id="0ffrw0ef80w99be5pxfpfrpvrx0pptxtadwp"&gt;43&lt;/key&gt;&lt;/foreign-keys&gt;&lt;ref-type name="Conference Paper"&gt;47&lt;/ref-type&gt;&lt;contributors&gt;&lt;authors&gt;&lt;author&gt;Smilen Dimitrov&lt;/author&gt;&lt;/authors&gt;&lt;/contributors&gt;&lt;titles&gt;&lt;title&gt;Extending the soundcard for use with generic DC sensors&lt;/title&gt;&lt;secondary-title&gt;2010 Conference on New Interfaces for Musical Expression (NIME 2010)&lt;/secondary-title&gt;&lt;/titles&gt;&lt;pages&gt;303-308&lt;/pages&gt;&lt;dates&gt;&lt;year&gt;2010&lt;/year&gt;&lt;/dates&gt;&lt;pub-location&gt;Sydney, Australia&lt;/pub-location&gt;&lt;publisher&gt;University of Technology, Sydney&lt;/publisher&gt;&lt;isbn&gt;978-0-646-53482-4&lt;/isbn&gt;&lt;urls&gt;&lt;/urls&gt;&lt;/record&gt;&lt;/Cite&gt;&lt;/EndNote&gt;</w:instrText>
      </w:r>
      <w:r w:rsidR="009C153E">
        <w:fldChar w:fldCharType="separate"/>
      </w:r>
      <w:r w:rsidR="00EE6000">
        <w:rPr>
          <w:noProof/>
        </w:rPr>
        <w:t>[</w:t>
      </w:r>
      <w:hyperlink w:anchor="_ENREF_13" w:tooltip="Dimitrov, 2010 #43" w:history="1">
        <w:r w:rsidR="00EE6000">
          <w:rPr>
            <w:noProof/>
          </w:rPr>
          <w:t>13</w:t>
        </w:r>
      </w:hyperlink>
      <w:r w:rsidR="00EE6000">
        <w:rPr>
          <w:noProof/>
        </w:rPr>
        <w:t>]</w:t>
      </w:r>
      <w:r w:rsidR="009C153E">
        <w:fldChar w:fldCharType="end"/>
      </w:r>
      <w:r>
        <w:t>. Sin embargo,</w:t>
      </w:r>
      <w:r w:rsidR="009C153E">
        <w:t xml:space="preserve"> es posible identificar algunos picos </w:t>
      </w:r>
      <w:r w:rsidR="008C651F">
        <w:t xml:space="preserve">a frecuencias de 30Hz, 60Hz, 120Hz, 240Hz y 300Hz, todas múltiplos de 30Hz </w:t>
      </w:r>
      <w:r>
        <w:t>que comúnmente es la frec</w:t>
      </w:r>
      <w:r w:rsidR="00FB5D58">
        <w:t>uencia de muestreo de la cámara y coincide con la cantidad de imágenes por segundo de las observaciones iniciales.</w:t>
      </w:r>
    </w:p>
    <w:p w:rsidR="0002167C" w:rsidRDefault="0002167C" w:rsidP="00C70ECC">
      <w:pPr>
        <w:pStyle w:val="Ttulo2"/>
      </w:pPr>
      <w:r>
        <w:t>Simulación de vibraciones</w:t>
      </w:r>
    </w:p>
    <w:p w:rsidR="00465A14" w:rsidRDefault="00E35606" w:rsidP="00465A14">
      <w:r>
        <w:t xml:space="preserve">Con Matlab se generó una señal en tiempo que contiene los picos obtenidos en el espectro de la </w:t>
      </w:r>
      <w:r w:rsidR="009C72C0">
        <w:fldChar w:fldCharType="begin"/>
      </w:r>
      <w:r w:rsidR="009C72C0">
        <w:instrText xml:space="preserve"> REF _Ref316483714 \h </w:instrText>
      </w:r>
      <w:r w:rsidR="009C72C0">
        <w:fldChar w:fldCharType="separate"/>
      </w:r>
      <w:r w:rsidR="005405BE">
        <w:t xml:space="preserve">Figura </w:t>
      </w:r>
      <w:r w:rsidR="005405BE">
        <w:rPr>
          <w:noProof/>
        </w:rPr>
        <w:t>3</w:t>
      </w:r>
      <w:r w:rsidR="005405BE">
        <w:t>.</w:t>
      </w:r>
      <w:r w:rsidR="005405BE">
        <w:rPr>
          <w:noProof/>
        </w:rPr>
        <w:t>1</w:t>
      </w:r>
      <w:r w:rsidR="009C72C0">
        <w:fldChar w:fldCharType="end"/>
      </w:r>
      <w:r>
        <w:t xml:space="preserve"> m</w:t>
      </w:r>
      <w:ins w:id="265" w:author="Jesús" w:date="2012-02-24T16:21:00Z">
        <w:r w:rsidR="002F75F1">
          <w:t>á</w:t>
        </w:r>
      </w:ins>
      <w:del w:id="266" w:author="Jesús" w:date="2012-02-24T16:21:00Z">
        <w:r w:rsidDel="002F75F1">
          <w:delText>a</w:delText>
        </w:r>
      </w:del>
      <w:r>
        <w:t>s un ruido blanco añadido</w:t>
      </w:r>
      <w:r w:rsidR="00061C35">
        <w:t xml:space="preserve">, la señal resultante se muestra en la </w:t>
      </w:r>
      <w:r w:rsidR="00061C35">
        <w:fldChar w:fldCharType="begin"/>
      </w:r>
      <w:r w:rsidR="00061C35">
        <w:instrText xml:space="preserve"> REF _Ref316483824 \h </w:instrText>
      </w:r>
      <w:r w:rsidR="00061C35">
        <w:fldChar w:fldCharType="separate"/>
      </w:r>
      <w:r w:rsidR="005405BE">
        <w:t xml:space="preserve">Figura </w:t>
      </w:r>
      <w:r w:rsidR="005405BE">
        <w:rPr>
          <w:noProof/>
        </w:rPr>
        <w:t>3</w:t>
      </w:r>
      <w:r w:rsidR="005405BE">
        <w:t>.</w:t>
      </w:r>
      <w:r w:rsidR="005405BE">
        <w:rPr>
          <w:noProof/>
        </w:rPr>
        <w:t>2</w:t>
      </w:r>
      <w:r w:rsidR="00061C35">
        <w:fldChar w:fldCharType="end"/>
      </w:r>
      <w:r w:rsidR="00061C35">
        <w:t xml:space="preserve"> </w:t>
      </w:r>
      <w:r w:rsidR="00061C35">
        <w:lastRenderedPageBreak/>
        <w:t>junto a la envolvente que fue obtenida pasando la señal por un filtro pasa bajo sintonizado a 60Hz</w:t>
      </w:r>
      <w:ins w:id="267" w:author="Jesús" w:date="2012-02-24T16:25:00Z">
        <w:r w:rsidR="002F75F1">
          <w:t xml:space="preserve"> sería conveniente que muestres el espectro de tu ruido simulado (mostrar tu ruido en los mismos t</w:t>
        </w:r>
      </w:ins>
      <w:ins w:id="268" w:author="Jesús" w:date="2012-02-24T16:26:00Z">
        <w:r w:rsidR="002F75F1">
          <w:t>érminos del anterior</w:t>
        </w:r>
      </w:ins>
      <w:r w:rsidR="00061C35">
        <w:t>.</w:t>
      </w:r>
    </w:p>
    <w:tbl>
      <w:tblPr>
        <w:tblW w:w="0" w:type="auto"/>
        <w:tblLook w:val="04A0" w:firstRow="1" w:lastRow="0" w:firstColumn="1" w:lastColumn="0" w:noHBand="0" w:noVBand="1"/>
      </w:tblPr>
      <w:tblGrid>
        <w:gridCol w:w="9336"/>
      </w:tblGrid>
      <w:tr w:rsidR="00061C35" w:rsidTr="00B86E68">
        <w:tc>
          <w:tcPr>
            <w:tcW w:w="9261" w:type="dxa"/>
            <w:shd w:val="clear" w:color="auto" w:fill="auto"/>
          </w:tcPr>
          <w:p w:rsidR="00061C35" w:rsidRDefault="00F06290" w:rsidP="00061C35">
            <w:pPr>
              <w:pStyle w:val="Imagenes"/>
            </w:pPr>
            <w:r>
              <w:pict>
                <v:shape id="_x0000_i1214" type="#_x0000_t75" style="width:455.75pt;height:228.25pt">
                  <v:imagedata r:id="rId379" o:title="ruido-simulado-2"/>
                </v:shape>
              </w:pict>
            </w:r>
          </w:p>
          <w:p w:rsidR="00061C35" w:rsidRDefault="00061C35" w:rsidP="00061C35">
            <w:pPr>
              <w:pStyle w:val="Epgrafe"/>
            </w:pPr>
            <w:bookmarkStart w:id="269" w:name="_Ref316483824"/>
            <w:bookmarkStart w:id="270" w:name="_Toc316563921"/>
            <w:r>
              <w:t xml:space="preserve">Figura </w:t>
            </w:r>
            <w:fldSimple w:instr=" STYLEREF 1 \s ">
              <w:r w:rsidR="002A63D4">
                <w:rPr>
                  <w:noProof/>
                </w:rPr>
                <w:t>3</w:t>
              </w:r>
            </w:fldSimple>
            <w:r w:rsidR="002A63D4">
              <w:t>.</w:t>
            </w:r>
            <w:fldSimple w:instr=" SEQ Figura \* ARABIC \s 1 ">
              <w:r w:rsidR="002A63D4">
                <w:rPr>
                  <w:noProof/>
                </w:rPr>
                <w:t>2</w:t>
              </w:r>
            </w:fldSimple>
            <w:bookmarkEnd w:id="269"/>
            <w:r>
              <w:t>: Ruido simulado según espectro obtenido</w:t>
            </w:r>
            <w:bookmarkEnd w:id="270"/>
          </w:p>
        </w:tc>
      </w:tr>
    </w:tbl>
    <w:p w:rsidR="00266B5D" w:rsidRDefault="00DB08F8" w:rsidP="00465A14">
      <w:r>
        <w:t>En vez de anular el ruido punto a punto, se puede intentar anular a grandes rasgos</w:t>
      </w:r>
      <w:ins w:id="271" w:author="Jesús" w:date="2012-02-24T16:26:00Z">
        <w:r w:rsidR="00D9473C">
          <w:t xml:space="preserve"> (o anular sus componentes predominantes</w:t>
        </w:r>
        <w:proofErr w:type="gramStart"/>
        <w:r w:rsidR="00D9473C">
          <w:t>?</w:t>
        </w:r>
        <w:proofErr w:type="gramEnd"/>
        <w:r w:rsidR="00D9473C">
          <w:t>)</w:t>
        </w:r>
      </w:ins>
      <w:r>
        <w:t xml:space="preserve">, se podría utilizar una señal de control que reduzca la amplitud restando la envolvente del ruido. </w:t>
      </w:r>
      <w:r w:rsidR="00266B5D">
        <w:t>Se puede observar</w:t>
      </w:r>
      <w:ins w:id="272" w:author="Jesús" w:date="2012-02-24T16:28:00Z">
        <w:r w:rsidR="00D9473C">
          <w:t xml:space="preserve"> (ahora sí, en la figura 3.</w:t>
        </w:r>
      </w:ins>
      <w:ins w:id="273" w:author="Jesús" w:date="2012-02-24T16:29:00Z">
        <w:r w:rsidR="00D9473C">
          <w:t>2)</w:t>
        </w:r>
      </w:ins>
      <w:r w:rsidR="00266B5D">
        <w:t xml:space="preserve"> que la envolvente tiene una forma relativamente constante en cada período de integración de la cámara, si se </w:t>
      </w:r>
      <w:del w:id="274" w:author="Jesús" w:date="2012-02-24T16:27:00Z">
        <w:r w:rsidR="00266B5D" w:rsidDel="00D9473C">
          <w:delText xml:space="preserve">pica </w:delText>
        </w:r>
      </w:del>
      <w:ins w:id="275" w:author="Jesús" w:date="2012-02-24T16:29:00Z">
        <w:r w:rsidR="00D9473C">
          <w:t xml:space="preserve">toma cada parte de </w:t>
        </w:r>
      </w:ins>
      <w:r w:rsidR="00266B5D">
        <w:t xml:space="preserve">la señal </w:t>
      </w:r>
      <w:del w:id="276" w:author="Jesús" w:date="2012-02-24T16:29:00Z">
        <w:r w:rsidR="00266B5D" w:rsidDel="00D9473C">
          <w:delText xml:space="preserve">por </w:delText>
        </w:r>
      </w:del>
      <w:ins w:id="277" w:author="Jesús" w:date="2012-02-24T16:29:00Z">
        <w:r w:rsidR="00D9473C">
          <w:t xml:space="preserve">según las </w:t>
        </w:r>
      </w:ins>
      <w:r w:rsidR="00266B5D">
        <w:t>imágenes y se promedian las envolventes se puede obtener una señal que si se reproduce periódicamente, emulará a la envolvente del ruido.</w:t>
      </w:r>
      <w:r>
        <w:t xml:space="preserve"> </w:t>
      </w:r>
      <w:r w:rsidR="00266B5D">
        <w:t xml:space="preserve">En la </w:t>
      </w:r>
      <w:r w:rsidR="00266B5D">
        <w:fldChar w:fldCharType="begin"/>
      </w:r>
      <w:r w:rsidR="00266B5D">
        <w:instrText xml:space="preserve"> REF _Ref316484967 \h </w:instrText>
      </w:r>
      <w:r w:rsidR="00266B5D">
        <w:fldChar w:fldCharType="separate"/>
      </w:r>
      <w:r w:rsidR="005405BE">
        <w:t xml:space="preserve">Figura </w:t>
      </w:r>
      <w:r w:rsidR="005405BE">
        <w:rPr>
          <w:noProof/>
        </w:rPr>
        <w:t>3</w:t>
      </w:r>
      <w:r w:rsidR="005405BE">
        <w:t>.</w:t>
      </w:r>
      <w:r w:rsidR="005405BE">
        <w:rPr>
          <w:noProof/>
        </w:rPr>
        <w:t>3</w:t>
      </w:r>
      <w:r w:rsidR="00266B5D">
        <w:fldChar w:fldCharType="end"/>
      </w:r>
      <w:r w:rsidR="00266B5D">
        <w:t xml:space="preserve"> se muestra el promedio de la envolvente de los 4 períodos de integración de la </w:t>
      </w:r>
      <w:r w:rsidR="00266B5D">
        <w:fldChar w:fldCharType="begin"/>
      </w:r>
      <w:r w:rsidR="00266B5D">
        <w:instrText xml:space="preserve"> REF _Ref316483824 \h </w:instrText>
      </w:r>
      <w:r w:rsidR="00266B5D">
        <w:fldChar w:fldCharType="separate"/>
      </w:r>
      <w:r w:rsidR="005405BE">
        <w:t xml:space="preserve">Figura </w:t>
      </w:r>
      <w:r w:rsidR="005405BE">
        <w:rPr>
          <w:noProof/>
        </w:rPr>
        <w:t>3</w:t>
      </w:r>
      <w:r w:rsidR="005405BE">
        <w:t>.</w:t>
      </w:r>
      <w:r w:rsidR="005405BE">
        <w:rPr>
          <w:noProof/>
        </w:rPr>
        <w:t>2</w:t>
      </w:r>
      <w:r w:rsidR="00266B5D">
        <w:fldChar w:fldCharType="end"/>
      </w:r>
      <w:r w:rsidR="00266B5D">
        <w:t>.</w:t>
      </w:r>
    </w:p>
    <w:tbl>
      <w:tblPr>
        <w:tblW w:w="0" w:type="auto"/>
        <w:tblLook w:val="04A0" w:firstRow="1" w:lastRow="0" w:firstColumn="1" w:lastColumn="0" w:noHBand="0" w:noVBand="1"/>
      </w:tblPr>
      <w:tblGrid>
        <w:gridCol w:w="9261"/>
      </w:tblGrid>
      <w:tr w:rsidR="00266B5D" w:rsidTr="00B86E68">
        <w:tc>
          <w:tcPr>
            <w:tcW w:w="9261" w:type="dxa"/>
            <w:shd w:val="clear" w:color="auto" w:fill="auto"/>
          </w:tcPr>
          <w:p w:rsidR="00266B5D" w:rsidRDefault="00F06290" w:rsidP="00266B5D">
            <w:pPr>
              <w:pStyle w:val="Imagenes"/>
            </w:pPr>
            <w:r>
              <w:lastRenderedPageBreak/>
              <w:pict>
                <v:shape id="_x0000_i1215" type="#_x0000_t75" style="width:318.55pt;height:206.5pt">
                  <v:imagedata r:id="rId380" o:title="control signal in tint"/>
                </v:shape>
              </w:pict>
            </w:r>
          </w:p>
          <w:p w:rsidR="00266B5D" w:rsidRDefault="00266B5D" w:rsidP="00266B5D">
            <w:pPr>
              <w:pStyle w:val="Epgrafe"/>
            </w:pPr>
            <w:bookmarkStart w:id="278" w:name="_Ref316484967"/>
            <w:bookmarkStart w:id="279" w:name="_Toc316563922"/>
            <w:r>
              <w:t xml:space="preserve">Figura </w:t>
            </w:r>
            <w:fldSimple w:instr=" STYLEREF 1 \s ">
              <w:r w:rsidR="002A63D4">
                <w:rPr>
                  <w:noProof/>
                </w:rPr>
                <w:t>3</w:t>
              </w:r>
            </w:fldSimple>
            <w:r w:rsidR="002A63D4">
              <w:t>.</w:t>
            </w:r>
            <w:fldSimple w:instr=" SEQ Figura \* ARABIC \s 1 ">
              <w:r w:rsidR="002A63D4">
                <w:rPr>
                  <w:noProof/>
                </w:rPr>
                <w:t>3</w:t>
              </w:r>
            </w:fldSimple>
            <w:bookmarkEnd w:id="278"/>
            <w:r>
              <w:t>: Señal promedio de la envolvente</w:t>
            </w:r>
            <w:ins w:id="280" w:author="Jesús" w:date="2012-02-24T16:32:00Z">
              <w:r w:rsidR="00D9473C">
                <w:t xml:space="preserve"> del ruido</w:t>
              </w:r>
            </w:ins>
            <w:r>
              <w:t xml:space="preserve"> en los períodos de integración de la cámara</w:t>
            </w:r>
            <w:bookmarkEnd w:id="279"/>
            <w:ins w:id="281" w:author="Jesús" w:date="2012-02-24T16:31:00Z">
              <w:r w:rsidR="00D9473C">
                <w:t xml:space="preserve"> (tomada para una solo imagen</w:t>
              </w:r>
            </w:ins>
            <w:ins w:id="282" w:author="Jesús" w:date="2012-02-24T16:33:00Z">
              <w:r w:rsidR="00D9473C">
                <w:t xml:space="preserve">) Trata de que los título sean </w:t>
              </w:r>
              <w:proofErr w:type="spellStart"/>
              <w:r w:rsidR="00D9473C">
                <w:t>autocontenidos</w:t>
              </w:r>
              <w:proofErr w:type="spellEnd"/>
              <w:r w:rsidR="00D9473C">
                <w:t>.</w:t>
              </w:r>
            </w:ins>
          </w:p>
        </w:tc>
      </w:tr>
    </w:tbl>
    <w:p w:rsidR="00D9473C" w:rsidRDefault="00266B5D" w:rsidP="00D9473C">
      <w:pPr>
        <w:rPr>
          <w:ins w:id="283" w:author="Jesús" w:date="2012-02-24T16:34:00Z"/>
        </w:rPr>
      </w:pPr>
      <w:r>
        <w:t xml:space="preserve"> </w:t>
      </w:r>
      <w:r w:rsidR="00DB08F8">
        <w:t xml:space="preserve">La señal promedio repetida periódicamente se puede observar en la </w:t>
      </w:r>
      <w:r w:rsidR="00DB08F8">
        <w:fldChar w:fldCharType="begin"/>
      </w:r>
      <w:r w:rsidR="00DB08F8">
        <w:instrText xml:space="preserve"> REF _Ref316486175 \h </w:instrText>
      </w:r>
      <w:r w:rsidR="00DB08F8">
        <w:fldChar w:fldCharType="separate"/>
      </w:r>
      <w:r w:rsidR="005405BE">
        <w:t xml:space="preserve">Figura </w:t>
      </w:r>
      <w:r w:rsidR="005405BE">
        <w:rPr>
          <w:noProof/>
        </w:rPr>
        <w:t>3</w:t>
      </w:r>
      <w:r w:rsidR="005405BE">
        <w:t>.</w:t>
      </w:r>
      <w:r w:rsidR="005405BE">
        <w:rPr>
          <w:noProof/>
        </w:rPr>
        <w:t>4</w:t>
      </w:r>
      <w:r w:rsidR="00DB08F8">
        <w:fldChar w:fldCharType="end"/>
      </w:r>
      <w:ins w:id="284" w:author="Jesús" w:date="2012-02-24T16:34:00Z">
        <w:r w:rsidR="00D9473C">
          <w:t>, s</w:t>
        </w:r>
        <w:r w:rsidR="00D9473C">
          <w:t>e puede observar que la señal promediada repetida se asemeja a la envolvente original del ruido.</w:t>
        </w:r>
      </w:ins>
    </w:p>
    <w:p w:rsidR="00266B5D" w:rsidRDefault="00266B5D" w:rsidP="00465A14"/>
    <w:tbl>
      <w:tblPr>
        <w:tblW w:w="0" w:type="auto"/>
        <w:tblLook w:val="04A0" w:firstRow="1" w:lastRow="0" w:firstColumn="1" w:lastColumn="0" w:noHBand="0" w:noVBand="1"/>
      </w:tblPr>
      <w:tblGrid>
        <w:gridCol w:w="9261"/>
      </w:tblGrid>
      <w:tr w:rsidR="00DB08F8" w:rsidTr="00B86E68">
        <w:tc>
          <w:tcPr>
            <w:tcW w:w="9261" w:type="dxa"/>
            <w:shd w:val="clear" w:color="auto" w:fill="auto"/>
          </w:tcPr>
          <w:p w:rsidR="00DB08F8" w:rsidRDefault="00F06290" w:rsidP="00DB08F8">
            <w:pPr>
              <w:pStyle w:val="Imagenes"/>
            </w:pPr>
            <w:r>
              <w:lastRenderedPageBreak/>
              <w:pict>
                <v:shape id="_x0000_i1216" type="#_x0000_t75" style="width:368.15pt;height:296.85pt">
                  <v:imagedata r:id="rId381" o:title="control signal" croptop="1822f" cropbottom="2081f" cropleft="3422f" cropright="4687f"/>
                </v:shape>
              </w:pict>
            </w:r>
          </w:p>
          <w:p w:rsidR="00DB08F8" w:rsidRDefault="00DB08F8" w:rsidP="00DB08F8">
            <w:pPr>
              <w:pStyle w:val="Epgrafe"/>
            </w:pPr>
            <w:bookmarkStart w:id="285" w:name="_Ref316486175"/>
            <w:bookmarkStart w:id="286" w:name="_Toc316563923"/>
            <w:r>
              <w:t xml:space="preserve">Figura </w:t>
            </w:r>
            <w:fldSimple w:instr=" STYLEREF 1 \s ">
              <w:r w:rsidR="002A63D4">
                <w:rPr>
                  <w:noProof/>
                </w:rPr>
                <w:t>3</w:t>
              </w:r>
            </w:fldSimple>
            <w:r w:rsidR="002A63D4">
              <w:t>.</w:t>
            </w:r>
            <w:fldSimple w:instr=" SEQ Figura \* ARABIC \s 1 ">
              <w:r w:rsidR="002A63D4">
                <w:rPr>
                  <w:noProof/>
                </w:rPr>
                <w:t>4</w:t>
              </w:r>
            </w:fldSimple>
            <w:bookmarkEnd w:id="285"/>
            <w:r>
              <w:t>: Señal de control repetida periódicamente</w:t>
            </w:r>
            <w:bookmarkEnd w:id="286"/>
            <w:ins w:id="287" w:author="Jesús" w:date="2012-02-24T16:34:00Z">
              <w:r w:rsidR="00D9473C">
                <w:t xml:space="preserve"> (basada en la envolvente del ruido…</w:t>
              </w:r>
            </w:ins>
          </w:p>
        </w:tc>
      </w:tr>
    </w:tbl>
    <w:p w:rsidR="00DB08F8" w:rsidDel="00D9473C" w:rsidRDefault="00DB08F8" w:rsidP="00465A14">
      <w:pPr>
        <w:rPr>
          <w:del w:id="288" w:author="Jesús" w:date="2012-02-24T16:34:00Z"/>
        </w:rPr>
      </w:pPr>
      <w:del w:id="289" w:author="Jesús" w:date="2012-02-24T16:34:00Z">
        <w:r w:rsidDel="00D9473C">
          <w:delText>Se puede observar que la señal promediada repetida se asemeja a la envolvente original del ruido.</w:delText>
        </w:r>
      </w:del>
    </w:p>
    <w:p w:rsidR="00DB08F8" w:rsidRDefault="00DB08F8" w:rsidP="00465A14">
      <w:r>
        <w:t>Si se le resta esta señal al ruido se puede obtener una reducción de la amplitud de las vibraciones. En la</w:t>
      </w:r>
      <w:ins w:id="290" w:author="Jesús" w:date="2012-02-24T16:35:00Z">
        <w:r w:rsidR="00D9473C">
          <w:t xml:space="preserve"> figura</w:t>
        </w:r>
      </w:ins>
      <w:r>
        <w:t xml:space="preserve">  se muestra la señal de ruido obtenida luego de la resta del promedio </w:t>
      </w:r>
      <w:r w:rsidR="007F62BC">
        <w:t>repetido periódicamente.</w:t>
      </w:r>
    </w:p>
    <w:tbl>
      <w:tblPr>
        <w:tblW w:w="0" w:type="auto"/>
        <w:tblLook w:val="04A0" w:firstRow="1" w:lastRow="0" w:firstColumn="1" w:lastColumn="0" w:noHBand="0" w:noVBand="1"/>
      </w:tblPr>
      <w:tblGrid>
        <w:gridCol w:w="9336"/>
      </w:tblGrid>
      <w:tr w:rsidR="007F62BC" w:rsidTr="00B86E68">
        <w:tc>
          <w:tcPr>
            <w:tcW w:w="9261" w:type="dxa"/>
            <w:shd w:val="clear" w:color="auto" w:fill="auto"/>
          </w:tcPr>
          <w:p w:rsidR="007F62BC" w:rsidRDefault="00F06290" w:rsidP="007F62BC">
            <w:pPr>
              <w:pStyle w:val="Imagenes"/>
            </w:pPr>
            <w:r>
              <w:lastRenderedPageBreak/>
              <w:pict>
                <v:shape id="_x0000_i1217" type="#_x0000_t75" style="width:455.75pt;height:228.25pt">
                  <v:imagedata r:id="rId382" o:title="ruido obtenido"/>
                </v:shape>
              </w:pict>
            </w:r>
          </w:p>
          <w:p w:rsidR="007F62BC" w:rsidRDefault="007F62BC" w:rsidP="007F62BC">
            <w:pPr>
              <w:pStyle w:val="Epgrafe"/>
            </w:pPr>
            <w:bookmarkStart w:id="291" w:name="_Toc316563924"/>
            <w:r>
              <w:t xml:space="preserve">Figura </w:t>
            </w:r>
            <w:fldSimple w:instr=" STYLEREF 1 \s ">
              <w:r w:rsidR="002A63D4">
                <w:rPr>
                  <w:noProof/>
                </w:rPr>
                <w:t>3</w:t>
              </w:r>
            </w:fldSimple>
            <w:r w:rsidR="002A63D4">
              <w:t>.</w:t>
            </w:r>
            <w:fldSimple w:instr=" SEQ Figura \* ARABIC \s 1 ">
              <w:r w:rsidR="002A63D4">
                <w:rPr>
                  <w:noProof/>
                </w:rPr>
                <w:t>5</w:t>
              </w:r>
            </w:fldSimple>
            <w:r>
              <w:t>:</w:t>
            </w:r>
            <w:r w:rsidR="00F9658D">
              <w:t xml:space="preserve"> </w:t>
            </w:r>
            <w:r>
              <w:t>Ruido obtenido luego de la resta de la señal de control</w:t>
            </w:r>
            <w:bookmarkEnd w:id="291"/>
          </w:p>
        </w:tc>
      </w:tr>
    </w:tbl>
    <w:p w:rsidR="007F62BC" w:rsidRDefault="007F62BC" w:rsidP="00465A14">
      <w:pPr>
        <w:rPr>
          <w:ins w:id="292" w:author="Jesús" w:date="2012-02-24T16:35:00Z"/>
        </w:rPr>
      </w:pPr>
      <w:r>
        <w:t>Como se puede observar la amplitud debido a la envolvente fue prácticamente eliminada, aún queda la amplitud proveniente de alta frecuencia.</w:t>
      </w:r>
    </w:p>
    <w:p w:rsidR="00D9473C" w:rsidRDefault="00D9473C" w:rsidP="00465A14">
      <w:pPr>
        <w:rPr>
          <w:ins w:id="293" w:author="Jesús" w:date="2012-02-24T16:35:00Z"/>
        </w:rPr>
      </w:pPr>
    </w:p>
    <w:p w:rsidR="00D9473C" w:rsidRDefault="00D9473C" w:rsidP="00465A14">
      <w:ins w:id="294" w:author="Jesús" w:date="2012-02-24T16:35:00Z">
        <w:r>
          <w:t>----------------------------------------------------- por aquí voy</w:t>
        </w:r>
      </w:ins>
      <w:bookmarkStart w:id="295" w:name="_GoBack"/>
      <w:bookmarkEnd w:id="295"/>
    </w:p>
    <w:p w:rsidR="007F62BC" w:rsidRDefault="007F62BC" w:rsidP="00465A14">
      <w:r>
        <w:t xml:space="preserve">Analizando las señales se obtuvo que la señal original </w:t>
      </w:r>
      <w:proofErr w:type="gramStart"/>
      <w:r>
        <w:t>tenía</w:t>
      </w:r>
      <w:proofErr w:type="gramEnd"/>
      <w:r>
        <w:t xml:space="preserve"> una media de 0.0081, mientras que la de la nueva señal es -0.0021, resultando en una reducción de aproximadamente 75% en el valor absoluto. Para la desviación estándar se obtuvo que para la señal original era de 0.8468 y para la nueva señal de 0.5583 resultando en una reducción del 34%. Finalmente para la integral del modulo de la señal en el tiempo se tiene que la señal original tenía un área bajo la curva de 0.0915, mientras que para la nueva señal se tiene que es 0.0707, representando una reducción del 22% aproximadamente.</w:t>
      </w:r>
    </w:p>
    <w:p w:rsidR="007F62BC" w:rsidRDefault="00F9658D" w:rsidP="00465A14">
      <w:r>
        <w:t>Estas reducciones podrían tener un impacto positivo en la reducción del efecto de las vibraciones en el sistema interferométrico, sobre todo la disminución en la amplitud observada en la integral del valor absoluto.</w:t>
      </w:r>
    </w:p>
    <w:p w:rsidR="0002167C" w:rsidRDefault="0002167C" w:rsidP="00C70ECC">
      <w:pPr>
        <w:pStyle w:val="Ttulo2"/>
      </w:pPr>
      <w:r>
        <w:lastRenderedPageBreak/>
        <w:t>Algoritmo de control</w:t>
      </w:r>
    </w:p>
    <w:p w:rsidR="00F9658D" w:rsidRDefault="00F9658D" w:rsidP="00F9658D">
      <w:r>
        <w:t xml:space="preserve">El sistema de control debería ser capaz de identificar la envolvente de la señal de ruido para cada imagen y luego introducirla de forma inversa durante cada período de integración. Sin embargo, no es posible obtener esta información ya que se debe aumentar la velocidad de adquisición de la cámara. Es por esto que se desarrollo un algoritmo semi aleatorio para tratar de conseguir una señal que pueda emular la envolvente. </w:t>
      </w:r>
    </w:p>
    <w:p w:rsidR="0002167C" w:rsidRDefault="00B74FD6" w:rsidP="00B74FD6">
      <w:r>
        <w:t>S</w:t>
      </w:r>
      <w:r w:rsidRPr="00B74FD6">
        <w:t>e propone un sistema de control donde</w:t>
      </w:r>
      <w:r w:rsidR="003F6BCA">
        <w:t xml:space="preserve"> se obtenga un promedio del contraste de las imágenes antes de introducir señales. Luego</w:t>
      </w:r>
      <w:r w:rsidRPr="00B74FD6">
        <w:t xml:space="preserve"> durante el tiempo de integración de la cámara se introducen señales </w:t>
      </w:r>
      <w:r w:rsidR="004F265A" w:rsidRPr="00B74FD6">
        <w:t>gaussianas</w:t>
      </w:r>
      <w:r>
        <w:t>,</w:t>
      </w:r>
      <w:r w:rsidRPr="00B74FD6">
        <w:t xml:space="preserve"> de amplitud y ancho aleatorio</w:t>
      </w:r>
      <w:r>
        <w:t>,</w:t>
      </w:r>
      <w:r w:rsidRPr="00B74FD6">
        <w:t xml:space="preserve"> inicialmente centradas en el tiempo </w:t>
      </w:r>
      <w:r w:rsidR="0002167C">
        <w:t>cero. E</w:t>
      </w:r>
      <w:r w:rsidRPr="00B74FD6">
        <w:t>n cada imagen se va desplazando</w:t>
      </w:r>
      <w:r w:rsidR="0002167C">
        <w:t xml:space="preserve"> la </w:t>
      </w:r>
      <w:r w:rsidR="003F6BCA">
        <w:t xml:space="preserve">señal </w:t>
      </w:r>
      <w:r w:rsidR="0002167C">
        <w:t>gau</w:t>
      </w:r>
      <w:r w:rsidR="003F6BCA">
        <w:t>s</w:t>
      </w:r>
      <w:r w:rsidR="0002167C">
        <w:t>siana</w:t>
      </w:r>
      <w:r w:rsidRPr="00B74FD6">
        <w:t xml:space="preserve"> de modo de </w:t>
      </w:r>
      <w:r w:rsidR="0002167C">
        <w:t>realizar un barrido en todo el</w:t>
      </w:r>
      <w:r w:rsidRPr="00B74FD6">
        <w:t xml:space="preserve"> tiempo de integración. Si en algún momento se obtiene un contraste de al menos 95% del mejor contraste obtenido, se promedian </w:t>
      </w:r>
      <w:r w:rsidR="003F6BCA">
        <w:t>los con</w:t>
      </w:r>
      <w:r w:rsidR="00175550">
        <w:t xml:space="preserve">trastes de </w:t>
      </w:r>
      <w:r w:rsidRPr="00B74FD6">
        <w:t xml:space="preserve">3 imágenes con la misma señal </w:t>
      </w:r>
      <w:r w:rsidR="003F6BCA">
        <w:t xml:space="preserve">y se registran los parámetros si el promedio es el nuevo mejor contraste, luego de esto se </w:t>
      </w:r>
      <w:r w:rsidR="003F4D20">
        <w:t>continúa</w:t>
      </w:r>
      <w:r w:rsidR="003F6BCA">
        <w:t xml:space="preserve"> con el desplazamiento</w:t>
      </w:r>
      <w:r w:rsidR="0002167C">
        <w:t>.</w:t>
      </w:r>
    </w:p>
    <w:p w:rsidR="00B77E58" w:rsidRDefault="0002167C" w:rsidP="00B74FD6">
      <w:r>
        <w:t>L</w:t>
      </w:r>
      <w:r w:rsidR="00B74FD6" w:rsidRPr="00B74FD6">
        <w:t>uego de haber llegado al final del desplazamiento</w:t>
      </w:r>
      <w:r w:rsidR="00175550">
        <w:t>, si el mejor contraste obtenido supera al contraste inicial</w:t>
      </w:r>
      <w:r w:rsidR="00B74FD6" w:rsidRPr="00B74FD6">
        <w:t>, se procede a hacer un barrido de amplitud</w:t>
      </w:r>
      <w:r w:rsidR="00175550">
        <w:t xml:space="preserve"> con la señal centrada en donde se obtuvo mejor contraste en el barrido anterior</w:t>
      </w:r>
      <w:r w:rsidR="003F4D20">
        <w:t xml:space="preserve">, en caso contrario, la señal se descarta y se vuelve al paso anterior. </w:t>
      </w:r>
      <w:r w:rsidR="00175550">
        <w:t>E</w:t>
      </w:r>
      <w:r w:rsidR="00B74FD6" w:rsidRPr="00B74FD6">
        <w:t xml:space="preserve">l barrido se realiza desde una amplitud de </w:t>
      </w:r>
      <w:r w:rsidR="00B77E58">
        <w:t>cero</w:t>
      </w:r>
      <w:r w:rsidR="00B77E58" w:rsidRPr="00B74FD6">
        <w:t xml:space="preserve"> </w:t>
      </w:r>
      <w:r w:rsidR="00B74FD6" w:rsidRPr="00B74FD6">
        <w:t xml:space="preserve">hasta el doble de la amplitud original, </w:t>
      </w:r>
      <w:r w:rsidR="00175550">
        <w:t>al igual que en el barrido de desplazamiento, si alguna amplitud obtiene</w:t>
      </w:r>
      <w:r w:rsidR="00B77E58">
        <w:t xml:space="preserve"> un contraste de</w:t>
      </w:r>
      <w:r w:rsidR="00175550">
        <w:t xml:space="preserve"> al menos el </w:t>
      </w:r>
      <w:r w:rsidR="003F6BCA">
        <w:t xml:space="preserve">95% del mejor contraste obtenido, se promedian los contrastes de 3 imágenes con la misma señal, se registran los parámetros </w:t>
      </w:r>
      <w:r w:rsidR="00B77E58">
        <w:t>si es el nuevo mejor contraste y se continua con el barrido.</w:t>
      </w:r>
    </w:p>
    <w:p w:rsidR="003F4D20" w:rsidRDefault="003F4D20" w:rsidP="00B74FD6">
      <w:r>
        <w:t xml:space="preserve">Finalizado el barrido de ancho de la gaussiana, se repite el procedimiento de los barridos pero acumulando todas las señales que hayan superado anteriormente el contraste, de esta manera, se va construyendo una señal que poco a poco vaya aumentando el contraste. En la </w:t>
      </w:r>
      <w:r>
        <w:fldChar w:fldCharType="begin"/>
      </w:r>
      <w:r>
        <w:instrText xml:space="preserve"> REF _Ref316487325 \h </w:instrText>
      </w:r>
      <w:r>
        <w:fldChar w:fldCharType="separate"/>
      </w:r>
      <w:r w:rsidR="005405BE">
        <w:t xml:space="preserve">Figura </w:t>
      </w:r>
      <w:r w:rsidR="005405BE">
        <w:rPr>
          <w:noProof/>
        </w:rPr>
        <w:t>3</w:t>
      </w:r>
      <w:r w:rsidR="005405BE">
        <w:t>.</w:t>
      </w:r>
      <w:r w:rsidR="005405BE">
        <w:rPr>
          <w:noProof/>
        </w:rPr>
        <w:t>6</w:t>
      </w:r>
      <w:r>
        <w:fldChar w:fldCharType="end"/>
      </w:r>
      <w:r>
        <w:t xml:space="preserve"> se muestra el diagrama de flujo del algoritmo propuesto.</w:t>
      </w:r>
    </w:p>
    <w:p w:rsidR="00B74FD6" w:rsidRDefault="00B74FD6" w:rsidP="00B74FD6"/>
    <w:tbl>
      <w:tblPr>
        <w:tblW w:w="0" w:type="auto"/>
        <w:tblLook w:val="04A0" w:firstRow="1" w:lastRow="0" w:firstColumn="1" w:lastColumn="0" w:noHBand="0" w:noVBand="1"/>
      </w:tblPr>
      <w:tblGrid>
        <w:gridCol w:w="9334"/>
      </w:tblGrid>
      <w:tr w:rsidR="00B74FD6" w:rsidRPr="00AF0007" w:rsidTr="00F9658D">
        <w:tc>
          <w:tcPr>
            <w:tcW w:w="9334" w:type="dxa"/>
            <w:shd w:val="clear" w:color="auto" w:fill="auto"/>
          </w:tcPr>
          <w:p w:rsidR="00F9658D" w:rsidRDefault="00F06290" w:rsidP="00F9658D">
            <w:pPr>
              <w:pStyle w:val="Imagenes"/>
            </w:pPr>
            <w:r>
              <w:rPr>
                <w:lang w:eastAsia="es-VE"/>
              </w:rPr>
              <w:lastRenderedPageBreak/>
              <w:pict>
                <v:shape id="_x0000_i1218" type="#_x0000_t75" style="width:455.75pt;height:364.75pt;visibility:visible">
                  <v:imagedata r:id="rId383" o:title=""/>
                </v:shape>
              </w:pict>
            </w:r>
          </w:p>
          <w:p w:rsidR="00B74FD6" w:rsidRPr="00AF0007" w:rsidRDefault="00F9658D" w:rsidP="00F9658D">
            <w:pPr>
              <w:pStyle w:val="Epgrafe"/>
            </w:pPr>
            <w:bookmarkStart w:id="296" w:name="_Ref316487325"/>
            <w:bookmarkStart w:id="297" w:name="_Toc316563925"/>
            <w:r>
              <w:t xml:space="preserve">Figura </w:t>
            </w:r>
            <w:fldSimple w:instr=" STYLEREF 1 \s ">
              <w:r w:rsidR="002A63D4">
                <w:rPr>
                  <w:noProof/>
                </w:rPr>
                <w:t>3</w:t>
              </w:r>
            </w:fldSimple>
            <w:r w:rsidR="002A63D4">
              <w:t>.</w:t>
            </w:r>
            <w:fldSimple w:instr=" SEQ Figura \* ARABIC \s 1 ">
              <w:r w:rsidR="002A63D4">
                <w:rPr>
                  <w:noProof/>
                </w:rPr>
                <w:t>6</w:t>
              </w:r>
            </w:fldSimple>
            <w:bookmarkEnd w:id="296"/>
            <w:r w:rsidRPr="00AF0007">
              <w:t>: Diagrama de flujo del algoritmo de control propuesto</w:t>
            </w:r>
            <w:bookmarkEnd w:id="297"/>
          </w:p>
        </w:tc>
      </w:tr>
    </w:tbl>
    <w:p w:rsidR="00B74FD6" w:rsidRPr="00B74FD6" w:rsidRDefault="00B74FD6" w:rsidP="00C70ECC">
      <w:pPr>
        <w:pStyle w:val="Ttulo2"/>
      </w:pPr>
      <w:r w:rsidRPr="00B74FD6">
        <w:t xml:space="preserve"> </w:t>
      </w:r>
      <w:r w:rsidR="00BD7672">
        <w:t>Algoritmo de control en el simulador</w:t>
      </w:r>
    </w:p>
    <w:p w:rsidR="005405BE" w:rsidRDefault="00EE6000" w:rsidP="005405BE">
      <w:r>
        <w:t xml:space="preserve">Se implementó el algoritmo de control propuesto en lenguaje C++ </w:t>
      </w:r>
      <w:r w:rsidR="005405BE">
        <w:t xml:space="preserve">para que fuese ejecutado utilizando el simulador desarrollado. Se utilizó como muestra un plano inclinado para obtener franjas verticales para disminuir el tiempo de procesamiento, como </w:t>
      </w:r>
      <w:r w:rsidR="002A63D4">
        <w:t xml:space="preserve">cámara y fuente se utilizaron las mismas que en </w:t>
      </w:r>
      <w:r w:rsidR="005405BE">
        <w:t xml:space="preserve">la prueba del simulador en la sección </w:t>
      </w:r>
      <w:r w:rsidR="005405BE">
        <w:fldChar w:fldCharType="begin"/>
      </w:r>
      <w:r w:rsidR="005405BE">
        <w:instrText xml:space="preserve"> REF _Ref316563756 \r \h </w:instrText>
      </w:r>
      <w:r w:rsidR="005405BE">
        <w:fldChar w:fldCharType="separate"/>
      </w:r>
      <w:r w:rsidR="005405BE">
        <w:t>2.2.3</w:t>
      </w:r>
      <w:r w:rsidR="005405BE">
        <w:fldChar w:fldCharType="end"/>
      </w:r>
      <w:r w:rsidR="005405BE">
        <w:t xml:space="preserve">, se introdujo unas vibraciones con el espectro de la </w:t>
      </w:r>
      <w:r w:rsidR="005405BE">
        <w:fldChar w:fldCharType="begin"/>
      </w:r>
      <w:r w:rsidR="005405BE">
        <w:instrText xml:space="preserve"> REF _Ref316483714 \h </w:instrText>
      </w:r>
      <w:r w:rsidR="005405BE">
        <w:fldChar w:fldCharType="separate"/>
      </w:r>
      <w:r w:rsidR="005405BE">
        <w:t xml:space="preserve">Figura </w:t>
      </w:r>
      <w:r w:rsidR="005405BE">
        <w:rPr>
          <w:noProof/>
        </w:rPr>
        <w:t>3</w:t>
      </w:r>
      <w:r w:rsidR="005405BE">
        <w:t>.</w:t>
      </w:r>
      <w:r w:rsidR="005405BE">
        <w:rPr>
          <w:noProof/>
        </w:rPr>
        <w:t>1</w:t>
      </w:r>
      <w:r w:rsidR="005405BE">
        <w:fldChar w:fldCharType="end"/>
      </w:r>
      <w:r w:rsidR="005405BE">
        <w:t xml:space="preserve">. Para realizar la medida de contraste se convirtió la imagen en escala de </w:t>
      </w:r>
      <w:r w:rsidR="004F265A">
        <w:t>grises</w:t>
      </w:r>
      <w:r w:rsidR="005405BE">
        <w:t xml:space="preserve"> y se halló el máximo y el mínimo de intensidad, y el contraste se obtuvo con la siguiente ecuación:</w:t>
      </w:r>
    </w:p>
    <w:p w:rsidR="005405BE" w:rsidRDefault="005405BE" w:rsidP="00C70ECC">
      <w:pPr>
        <w:pStyle w:val="MTDisplayEquation"/>
      </w:pPr>
      <w:r>
        <w:tab/>
      </w:r>
      <w:r w:rsidRPr="00C70ECC">
        <w:rPr>
          <w:position w:val="-12"/>
        </w:rPr>
        <w:object w:dxaOrig="2120" w:dyaOrig="360">
          <v:shape id="_x0000_i1219" type="#_x0000_t75" style="width:105.95pt;height:18.35pt" o:ole="">
            <v:imagedata r:id="rId384" o:title=""/>
          </v:shape>
          <o:OLEObject Type="Embed" ProgID="Equation.DSMT4" ShapeID="_x0000_i1219" DrawAspect="Content" ObjectID="_1391606866" r:id="rId38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8" w:name="ZEqnNum352009"/>
      <w:r>
        <w:instrText>(</w:instrText>
      </w:r>
      <w:fldSimple w:instr=" SEQ MTChap \c \* Arabic \* MERGEFORMAT ">
        <w:r>
          <w:rPr>
            <w:noProof/>
          </w:rPr>
          <w:instrText>1</w:instrText>
        </w:r>
      </w:fldSimple>
      <w:r>
        <w:instrText>.</w:instrText>
      </w:r>
      <w:fldSimple w:instr=" SEQ MTEqn \c \* Arabic \* MERGEFORMAT ">
        <w:r>
          <w:rPr>
            <w:noProof/>
          </w:rPr>
          <w:instrText>17</w:instrText>
        </w:r>
      </w:fldSimple>
      <w:r>
        <w:instrText>)</w:instrText>
      </w:r>
      <w:bookmarkEnd w:id="298"/>
      <w:r>
        <w:fldChar w:fldCharType="end"/>
      </w:r>
    </w:p>
    <w:p w:rsidR="00B74FD6" w:rsidRPr="008D2941" w:rsidRDefault="005405BE" w:rsidP="00784905">
      <w:r>
        <w:lastRenderedPageBreak/>
        <w:t>Debido a que se esta utilizando un plano inclinado y el simulador generará imágenes sin ruido</w:t>
      </w:r>
      <w:r w:rsidR="002A63D4">
        <w:t xml:space="preserve"> y sin imperfecciones introducidas por la cámara</w:t>
      </w:r>
      <w:r>
        <w:t xml:space="preserve">, la ecuación </w:t>
      </w:r>
      <w:r>
        <w:fldChar w:fldCharType="begin"/>
      </w:r>
      <w:r>
        <w:instrText xml:space="preserve"> GOTOBUTTON ZEqnNum352009  \* MERGEFORMAT </w:instrText>
      </w:r>
      <w:fldSimple w:instr=" REF ZEqnNum352009 \* Charformat \! \* MERGEFORMAT ">
        <w:r>
          <w:instrText>(1.17)</w:instrText>
        </w:r>
      </w:fldSimple>
      <w:r>
        <w:fldChar w:fldCharType="end"/>
      </w:r>
      <w:r>
        <w:t xml:space="preserve"> es suficiente para obtener una medida de la calidad de las franjas, sin embargo para calcular el contraste en una imagen real sería necesario utilizar una fórmula que tome en cuente el conjunto global de puntos en la imagen para disminuir el efecto de las imperfecciones de la cámara.</w:t>
      </w:r>
    </w:p>
    <w:p w:rsidR="002A63D4" w:rsidRDefault="002A63D4" w:rsidP="00C70ECC">
      <w:r>
        <w:t>La etapa de obtención del contraste inicial ocurrió en 10s en tiempo de adquisición, luego se activó el control por otros 60s y finalmente se apaga el proceso de ajuste del control y se mantiene la señal obtenida. Se registró el contraste en cada imagen obteniéndose la siguiente gráfica (</w:t>
      </w:r>
      <w:r>
        <w:fldChar w:fldCharType="begin"/>
      </w:r>
      <w:r>
        <w:instrText xml:space="preserve"> REF _Ref316564715 \h </w:instrText>
      </w:r>
      <w:r>
        <w:fldChar w:fldCharType="separate"/>
      </w:r>
      <w:r>
        <w:t xml:space="preserve">Figura </w:t>
      </w:r>
      <w:r>
        <w:rPr>
          <w:noProof/>
        </w:rPr>
        <w:t>3</w:t>
      </w:r>
      <w:r>
        <w:t>.</w:t>
      </w:r>
      <w:r>
        <w:rPr>
          <w:noProof/>
        </w:rPr>
        <w:t>7</w:t>
      </w:r>
      <w:r>
        <w:fldChar w:fldCharType="end"/>
      </w:r>
      <w:r>
        <w:t>)</w:t>
      </w:r>
    </w:p>
    <w:tbl>
      <w:tblPr>
        <w:tblW w:w="0" w:type="auto"/>
        <w:tblLook w:val="04A0" w:firstRow="1" w:lastRow="0" w:firstColumn="1" w:lastColumn="0" w:noHBand="0" w:noVBand="1"/>
      </w:tblPr>
      <w:tblGrid>
        <w:gridCol w:w="9261"/>
      </w:tblGrid>
      <w:tr w:rsidR="002A63D4" w:rsidTr="00C2330D">
        <w:tc>
          <w:tcPr>
            <w:tcW w:w="9261" w:type="dxa"/>
            <w:shd w:val="clear" w:color="auto" w:fill="auto"/>
          </w:tcPr>
          <w:p w:rsidR="002A63D4" w:rsidRDefault="00F06290" w:rsidP="00C70ECC">
            <w:pPr>
              <w:pStyle w:val="Imagenes"/>
            </w:pPr>
            <w:r>
              <w:rPr>
                <w:lang w:eastAsia="es-VE"/>
              </w:rPr>
              <w:pict>
                <v:shape id="229 Imagen" o:spid="_x0000_i1220" type="#_x0000_t75" alt="Descripción: plana2.emf" style="width:441.5pt;height:324.7pt;visibility:visible;mso-wrap-style:square">
                  <v:imagedata r:id="rId386" o:title="plana2" cropbottom="1872f" cropleft="3840f" cropright="4357f"/>
                </v:shape>
              </w:pict>
            </w:r>
          </w:p>
          <w:p w:rsidR="002A63D4" w:rsidRDefault="002A63D4" w:rsidP="00C2330D">
            <w:pPr>
              <w:pStyle w:val="Epgrafe"/>
            </w:pPr>
            <w:bookmarkStart w:id="299" w:name="_Ref316564715"/>
            <w:r>
              <w:t xml:space="preserve">Figura </w:t>
            </w:r>
            <w:fldSimple w:instr=" STYLEREF 1 \s ">
              <w:r>
                <w:rPr>
                  <w:noProof/>
                </w:rPr>
                <w:t>3</w:t>
              </w:r>
            </w:fldSimple>
            <w:r>
              <w:t>.</w:t>
            </w:r>
            <w:fldSimple w:instr=" SEQ Figura \* ARABIC \s 1 ">
              <w:r>
                <w:rPr>
                  <w:noProof/>
                </w:rPr>
                <w:t>7</w:t>
              </w:r>
            </w:fldSimple>
            <w:bookmarkEnd w:id="299"/>
            <w:r>
              <w:t>: Gráfica del contraste en el tiempo para la simulación del control</w:t>
            </w:r>
          </w:p>
        </w:tc>
      </w:tr>
    </w:tbl>
    <w:p w:rsidR="002A63D4" w:rsidRDefault="00700182" w:rsidP="00C70ECC">
      <w:r>
        <w:t xml:space="preserve">Como se puede observar en la gráfica, durante el proceso de adaptación de la señal existen fluctuaciones grandes en el contraste debido a que muchas de las señales que se prueban lo que hacen es empeorar el contraste, sin embargo, las señales que logran mejorarlo se van </w:t>
      </w:r>
      <w:r>
        <w:lastRenderedPageBreak/>
        <w:t>quedando y una vez que este proceso se detiene, la señal obtenida es capaz de aumentar el contraste de las franjas.</w:t>
      </w:r>
    </w:p>
    <w:p w:rsidR="00700182" w:rsidRDefault="00992E39" w:rsidP="00992E39">
      <w:pPr>
        <w:pStyle w:val="Ttulo2"/>
      </w:pPr>
      <w:r>
        <w:t>Conclusiones</w:t>
      </w:r>
    </w:p>
    <w:p w:rsidR="00992E39" w:rsidRDefault="00992E39" w:rsidP="00992E39">
      <w:r>
        <w:t>El algoritmo de control propuesto se basa en la premisa de que las vibraciones van a afectar solamente el contraste de las franjas, esto implica que el espectro de estas vibraciones tiene picos en frecuencias múltiplo de la frecuencia de adquisición de la cámara, como fue observado en el espectro tomado en un mesón de trabajo se consiguieron picos a frecuencias de 30Hz, 60Hz, 120Hz, y 240Hz, todas múltiplos de 30Hz que comúnmente se utiliza para la adquisición de imágenes.</w:t>
      </w:r>
    </w:p>
    <w:p w:rsidR="00734014" w:rsidRDefault="00992E39" w:rsidP="00734014">
      <w:r>
        <w:t>Los resultados obtenidos en el simulador desarrollado muestran que el algoritmo de control es capaz de aumentar el contraste tras un tiempo de adaptación de la señal de control, sin embargo, este tiempo es indeterminado ya que es un proceso aleatorio que busca ajustar una señal a la forma de onda de la envolvente de las vibraciones, por lo tanto, el tiempo de convergencia puede ser muy largo y la mejora de contras</w:t>
      </w:r>
      <w:r w:rsidR="00734014">
        <w:t>te puede ser poco significativa.</w:t>
      </w:r>
    </w:p>
    <w:p w:rsidR="00734014" w:rsidRDefault="00734014" w:rsidP="00734014">
      <w:r>
        <w:t>En el siguiente capítulo se expondrá la instrumentación real que fue utilizada, además de los programas y circuitos desarrollados para poder implementar en un sistema real el algoritmo propuesto.</w:t>
      </w:r>
    </w:p>
    <w:p w:rsidR="00734014" w:rsidRDefault="00734014" w:rsidP="00734014">
      <w:pPr>
        <w:ind w:firstLine="0"/>
      </w:pPr>
    </w:p>
    <w:p w:rsidR="00734014" w:rsidRDefault="00734014" w:rsidP="00734014">
      <w:pPr>
        <w:ind w:firstLine="0"/>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Default="00734014" w:rsidP="00734014">
      <w:pPr>
        <w:pStyle w:val="Ttulo1"/>
        <w:numPr>
          <w:ilvl w:val="0"/>
          <w:numId w:val="0"/>
        </w:numPr>
      </w:pPr>
      <w:r w:rsidRPr="008D2941">
        <w:t>CAPITULO I</w:t>
      </w:r>
      <w:r>
        <w:t>V</w:t>
      </w:r>
      <w:r w:rsidRPr="008D2941">
        <w:br/>
      </w:r>
      <w:r w:rsidRPr="008D2941">
        <w:br/>
      </w:r>
      <w:r>
        <w:t>INSTRUMENTACIÓN</w:t>
      </w:r>
    </w:p>
    <w:p w:rsidR="00734014" w:rsidRDefault="00734014" w:rsidP="00734014"/>
    <w:p w:rsidR="00734014" w:rsidRPr="00734014" w:rsidRDefault="00734014" w:rsidP="00734014"/>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Ttulo1"/>
        <w:numPr>
          <w:ilvl w:val="0"/>
          <w:numId w:val="0"/>
        </w:numPr>
      </w:pPr>
      <w:r>
        <w:t>CAPITULO v</w:t>
      </w:r>
      <w:r w:rsidRPr="008D2941">
        <w:br/>
      </w:r>
      <w:r w:rsidRPr="008D2941">
        <w:br/>
        <w:t>Conclusiones y recomendaciones</w:t>
      </w:r>
    </w:p>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0F4F41" w:rsidRDefault="000F4F41" w:rsidP="00734014"/>
    <w:p w:rsidR="00734014" w:rsidRDefault="00734014" w:rsidP="00734014"/>
    <w:p w:rsidR="00734014" w:rsidRDefault="00734014" w:rsidP="00734014">
      <w:pPr>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825AF9" w:rsidRPr="008D2941" w:rsidRDefault="000F4F41" w:rsidP="000F4F41">
      <w:pPr>
        <w:pStyle w:val="Ttulo1"/>
        <w:numPr>
          <w:ilvl w:val="0"/>
          <w:numId w:val="0"/>
        </w:numPr>
      </w:pPr>
      <w:bookmarkStart w:id="300" w:name="_Toc316133533"/>
      <w:r w:rsidRPr="008D2941">
        <w:t>CAPITULO III</w:t>
      </w:r>
      <w:r w:rsidRPr="008D2941">
        <w:br/>
      </w:r>
      <w:r w:rsidR="00825AF9" w:rsidRPr="008D2941">
        <w:br/>
        <w:t>Conclusiones y recomendaciones</w:t>
      </w:r>
      <w:bookmarkEnd w:id="300"/>
    </w:p>
    <w:p w:rsidR="00825AF9" w:rsidRPr="008D2941" w:rsidRDefault="00825AF9" w:rsidP="0091587C">
      <w:pPr>
        <w:pStyle w:val="Normalsininterlineado"/>
        <w:sectPr w:rsidR="00825AF9" w:rsidRPr="008D2941" w:rsidSect="0091587C">
          <w:pgSz w:w="12240" w:h="15840" w:code="1"/>
          <w:pgMar w:top="1418" w:right="1418" w:bottom="1418" w:left="1701" w:header="709" w:footer="709" w:gutter="0"/>
          <w:pgNumType w:start="1"/>
          <w:cols w:space="708"/>
          <w:docGrid w:linePitch="360"/>
        </w:sectPr>
      </w:pPr>
    </w:p>
    <w:p w:rsidR="0091587C" w:rsidRPr="008D2941" w:rsidRDefault="0091587C" w:rsidP="0091587C">
      <w:pPr>
        <w:pStyle w:val="Normalsininterlineado"/>
      </w:pPr>
    </w:p>
    <w:p w:rsidR="0091587C" w:rsidRPr="008D2941" w:rsidRDefault="0091587C" w:rsidP="0091587C">
      <w:pPr>
        <w:pStyle w:val="Normalsininterlineado"/>
      </w:pPr>
      <w:bookmarkStart w:id="301" w:name="_Toc276051295"/>
    </w:p>
    <w:p w:rsidR="0091587C" w:rsidRPr="008D2941" w:rsidRDefault="0091587C" w:rsidP="0091587C">
      <w:pPr>
        <w:pStyle w:val="Normalsininterlineado"/>
      </w:pPr>
    </w:p>
    <w:p w:rsidR="0091587C" w:rsidRPr="008D2941" w:rsidRDefault="0091587C" w:rsidP="0091587C">
      <w:pPr>
        <w:pStyle w:val="Normalsininterlineado"/>
      </w:pPr>
    </w:p>
    <w:p w:rsidR="0091587C" w:rsidRPr="00B74FD6" w:rsidRDefault="0091587C" w:rsidP="0091587C">
      <w:pPr>
        <w:pStyle w:val="Ttulo1"/>
        <w:numPr>
          <w:ilvl w:val="0"/>
          <w:numId w:val="0"/>
        </w:numPr>
      </w:pPr>
      <w:bookmarkStart w:id="302" w:name="_Toc282134887"/>
      <w:bookmarkStart w:id="303" w:name="_Toc316133534"/>
      <w:r w:rsidRPr="00B74FD6">
        <w:t>Referencias</w:t>
      </w:r>
      <w:bookmarkEnd w:id="302"/>
      <w:bookmarkEnd w:id="303"/>
      <w:r w:rsidRPr="00B74FD6">
        <w:t xml:space="preserve"> </w:t>
      </w:r>
      <w:bookmarkEnd w:id="301"/>
    </w:p>
    <w:p w:rsidR="00EE6000" w:rsidRPr="00EE6000" w:rsidRDefault="007F7092" w:rsidP="00EE6000">
      <w:pPr>
        <w:spacing w:after="0" w:line="240" w:lineRule="auto"/>
        <w:ind w:left="720" w:hanging="720"/>
        <w:rPr>
          <w:rFonts w:ascii="Calibri" w:hAnsi="Calibri" w:cs="Calibri"/>
          <w:noProof/>
          <w:sz w:val="22"/>
          <w:lang w:val="en-US"/>
        </w:rPr>
      </w:pPr>
      <w:r w:rsidRPr="008D2941">
        <w:fldChar w:fldCharType="begin"/>
      </w:r>
      <w:r w:rsidR="000735E9" w:rsidRPr="008D2941">
        <w:rPr>
          <w:lang w:val="en-US"/>
        </w:rPr>
        <w:instrText xml:space="preserve"> ADDIN EN.REFLIST </w:instrText>
      </w:r>
      <w:r w:rsidRPr="008D2941">
        <w:fldChar w:fldCharType="separate"/>
      </w:r>
      <w:bookmarkStart w:id="304" w:name="_ENREF_1"/>
      <w:r w:rsidR="00EE6000" w:rsidRPr="00EE6000">
        <w:rPr>
          <w:rFonts w:ascii="Calibri" w:hAnsi="Calibri" w:cs="Calibri"/>
          <w:noProof/>
          <w:sz w:val="22"/>
          <w:lang w:val="en-US"/>
        </w:rPr>
        <w:t>1.</w:t>
      </w:r>
      <w:r w:rsidR="00EE6000" w:rsidRPr="00EE6000">
        <w:rPr>
          <w:rFonts w:ascii="Calibri" w:hAnsi="Calibri" w:cs="Calibri"/>
          <w:noProof/>
          <w:sz w:val="22"/>
          <w:lang w:val="en-US"/>
        </w:rPr>
        <w:tab/>
        <w:t xml:space="preserve">Jenkins, F.A. and H.E. White, </w:t>
      </w:r>
      <w:r w:rsidR="00EE6000" w:rsidRPr="00EE6000">
        <w:rPr>
          <w:rFonts w:ascii="Calibri" w:hAnsi="Calibri" w:cs="Calibri"/>
          <w:i/>
          <w:noProof/>
          <w:sz w:val="22"/>
          <w:lang w:val="en-US"/>
        </w:rPr>
        <w:t>Fundamentals of Optics</w:t>
      </w:r>
      <w:r w:rsidR="00EE6000" w:rsidRPr="00EE6000">
        <w:rPr>
          <w:rFonts w:ascii="Calibri" w:hAnsi="Calibri" w:cs="Calibri"/>
          <w:noProof/>
          <w:sz w:val="22"/>
          <w:lang w:val="en-US"/>
        </w:rPr>
        <w:t>. 2001: McGraw-Hill.</w:t>
      </w:r>
      <w:bookmarkEnd w:id="304"/>
    </w:p>
    <w:p w:rsidR="00EE6000" w:rsidRPr="00EE6000" w:rsidRDefault="00EE6000" w:rsidP="00EE6000">
      <w:pPr>
        <w:spacing w:after="0" w:line="240" w:lineRule="auto"/>
        <w:ind w:left="720" w:hanging="720"/>
        <w:rPr>
          <w:rFonts w:ascii="Calibri" w:hAnsi="Calibri" w:cs="Calibri"/>
          <w:noProof/>
          <w:sz w:val="22"/>
          <w:lang w:val="en-US"/>
        </w:rPr>
      </w:pPr>
      <w:bookmarkStart w:id="305" w:name="_ENREF_2"/>
      <w:r w:rsidRPr="00EE6000">
        <w:rPr>
          <w:rFonts w:ascii="Calibri" w:hAnsi="Calibri" w:cs="Calibri"/>
          <w:noProof/>
          <w:sz w:val="22"/>
          <w:lang w:val="en-US"/>
        </w:rPr>
        <w:t>2.</w:t>
      </w:r>
      <w:r w:rsidRPr="00EE6000">
        <w:rPr>
          <w:rFonts w:ascii="Calibri" w:hAnsi="Calibri" w:cs="Calibri"/>
          <w:noProof/>
          <w:sz w:val="22"/>
          <w:lang w:val="en-US"/>
        </w:rPr>
        <w:tab/>
        <w:t xml:space="preserve">Gåsvik, K.J., </w:t>
      </w:r>
      <w:r w:rsidRPr="00EE6000">
        <w:rPr>
          <w:rFonts w:ascii="Calibri" w:hAnsi="Calibri" w:cs="Calibri"/>
          <w:i/>
          <w:noProof/>
          <w:sz w:val="22"/>
          <w:lang w:val="en-US"/>
        </w:rPr>
        <w:t>Optical metrology</w:t>
      </w:r>
      <w:r w:rsidRPr="00EE6000">
        <w:rPr>
          <w:rFonts w:ascii="Calibri" w:hAnsi="Calibri" w:cs="Calibri"/>
          <w:noProof/>
          <w:sz w:val="22"/>
          <w:lang w:val="en-US"/>
        </w:rPr>
        <w:t>. 2002: J. Wiley &amp; Sons.</w:t>
      </w:r>
      <w:bookmarkEnd w:id="305"/>
    </w:p>
    <w:p w:rsidR="00EE6000" w:rsidRPr="00EE6000" w:rsidRDefault="00EE6000" w:rsidP="00EE6000">
      <w:pPr>
        <w:spacing w:after="0" w:line="240" w:lineRule="auto"/>
        <w:ind w:left="720" w:hanging="720"/>
        <w:rPr>
          <w:rFonts w:ascii="Calibri" w:hAnsi="Calibri" w:cs="Calibri"/>
          <w:noProof/>
          <w:sz w:val="22"/>
          <w:lang w:val="en-US"/>
        </w:rPr>
      </w:pPr>
      <w:bookmarkStart w:id="306" w:name="_ENREF_3"/>
      <w:r w:rsidRPr="00EE6000">
        <w:rPr>
          <w:rFonts w:ascii="Calibri" w:hAnsi="Calibri" w:cs="Calibri"/>
          <w:noProof/>
          <w:sz w:val="22"/>
          <w:lang w:val="en-US"/>
        </w:rPr>
        <w:t>3.</w:t>
      </w:r>
      <w:r w:rsidRPr="00EE6000">
        <w:rPr>
          <w:rFonts w:ascii="Calibri" w:hAnsi="Calibri" w:cs="Calibri"/>
          <w:noProof/>
          <w:sz w:val="22"/>
          <w:lang w:val="en-US"/>
        </w:rPr>
        <w:tab/>
        <w:t xml:space="preserve">Tkalčič, M., </w:t>
      </w:r>
      <w:r w:rsidRPr="00EE6000">
        <w:rPr>
          <w:rFonts w:ascii="Calibri" w:hAnsi="Calibri" w:cs="Calibri"/>
          <w:i/>
          <w:noProof/>
          <w:sz w:val="22"/>
          <w:lang w:val="en-US"/>
        </w:rPr>
        <w:t>Colour spaces - perceptual, historical and applicational background</w:t>
      </w:r>
      <w:r w:rsidRPr="00EE6000">
        <w:rPr>
          <w:rFonts w:ascii="Calibri" w:hAnsi="Calibri" w:cs="Calibri"/>
          <w:noProof/>
          <w:sz w:val="22"/>
          <w:lang w:val="en-US"/>
        </w:rPr>
        <w:t xml:space="preserve">, in </w:t>
      </w:r>
      <w:r w:rsidRPr="00EE6000">
        <w:rPr>
          <w:rFonts w:ascii="Calibri" w:hAnsi="Calibri" w:cs="Calibri"/>
          <w:i/>
          <w:noProof/>
          <w:sz w:val="22"/>
          <w:lang w:val="en-US"/>
        </w:rPr>
        <w:t>Faculty of electrical engineering</w:t>
      </w:r>
      <w:r w:rsidRPr="00EE6000">
        <w:rPr>
          <w:rFonts w:ascii="Calibri" w:hAnsi="Calibri" w:cs="Calibri"/>
          <w:noProof/>
          <w:sz w:val="22"/>
          <w:lang w:val="en-US"/>
        </w:rPr>
        <w:t>. 2003, University of Ljubljana: Ljubljana, Slovenia.</w:t>
      </w:r>
      <w:bookmarkEnd w:id="306"/>
    </w:p>
    <w:p w:rsidR="00EE6000" w:rsidRPr="00EE6000" w:rsidRDefault="00EE6000" w:rsidP="00EE6000">
      <w:pPr>
        <w:spacing w:after="0" w:line="240" w:lineRule="auto"/>
        <w:ind w:left="720" w:hanging="720"/>
        <w:rPr>
          <w:rFonts w:ascii="Calibri" w:hAnsi="Calibri" w:cs="Calibri"/>
          <w:noProof/>
          <w:sz w:val="22"/>
          <w:lang w:val="en-US"/>
        </w:rPr>
      </w:pPr>
      <w:bookmarkStart w:id="307" w:name="_ENREF_4"/>
      <w:r w:rsidRPr="00EE6000">
        <w:rPr>
          <w:rFonts w:ascii="Calibri" w:hAnsi="Calibri" w:cs="Calibri"/>
          <w:noProof/>
          <w:sz w:val="22"/>
          <w:lang w:val="en-US"/>
        </w:rPr>
        <w:t>4.</w:t>
      </w:r>
      <w:r w:rsidRPr="00EE6000">
        <w:rPr>
          <w:rFonts w:ascii="Calibri" w:hAnsi="Calibri" w:cs="Calibri"/>
          <w:noProof/>
          <w:sz w:val="22"/>
          <w:lang w:val="en-US"/>
        </w:rPr>
        <w:tab/>
        <w:t xml:space="preserve">Svaetichin, G., </w:t>
      </w:r>
      <w:r w:rsidRPr="00EE6000">
        <w:rPr>
          <w:rFonts w:ascii="Calibri" w:hAnsi="Calibri" w:cs="Calibri"/>
          <w:i/>
          <w:noProof/>
          <w:sz w:val="22"/>
          <w:lang w:val="en-US"/>
        </w:rPr>
        <w:t>Spectral response curves from single cones</w:t>
      </w:r>
      <w:r w:rsidRPr="00EE6000">
        <w:rPr>
          <w:rFonts w:ascii="Calibri" w:hAnsi="Calibri" w:cs="Calibri"/>
          <w:noProof/>
          <w:sz w:val="22"/>
          <w:lang w:val="en-US"/>
        </w:rPr>
        <w:t>. 1956: acta physiologica.</w:t>
      </w:r>
      <w:bookmarkEnd w:id="307"/>
    </w:p>
    <w:p w:rsidR="00EE6000" w:rsidRPr="00EE6000" w:rsidRDefault="00EE6000" w:rsidP="00EE6000">
      <w:pPr>
        <w:spacing w:after="0" w:line="240" w:lineRule="auto"/>
        <w:ind w:left="720" w:hanging="720"/>
        <w:rPr>
          <w:rFonts w:ascii="Calibri" w:hAnsi="Calibri" w:cs="Calibri"/>
          <w:noProof/>
          <w:sz w:val="22"/>
          <w:lang w:val="en-US"/>
        </w:rPr>
      </w:pPr>
      <w:bookmarkStart w:id="308" w:name="_ENREF_5"/>
      <w:r w:rsidRPr="00EE6000">
        <w:rPr>
          <w:rFonts w:ascii="Calibri" w:hAnsi="Calibri" w:cs="Calibri"/>
          <w:noProof/>
          <w:sz w:val="22"/>
          <w:lang w:val="en-US"/>
        </w:rPr>
        <w:t>5.</w:t>
      </w:r>
      <w:r w:rsidRPr="00EE6000">
        <w:rPr>
          <w:rFonts w:ascii="Calibri" w:hAnsi="Calibri" w:cs="Calibri"/>
          <w:noProof/>
          <w:sz w:val="22"/>
          <w:lang w:val="en-US"/>
        </w:rPr>
        <w:tab/>
        <w:t xml:space="preserve">Yadid-Pecht, O. and R. Etienne-Cummings, </w:t>
      </w:r>
      <w:r w:rsidRPr="00EE6000">
        <w:rPr>
          <w:rFonts w:ascii="Calibri" w:hAnsi="Calibri" w:cs="Calibri"/>
          <w:i/>
          <w:noProof/>
          <w:sz w:val="22"/>
          <w:lang w:val="en-US"/>
        </w:rPr>
        <w:t>CMOS imagers: from phototransduction to image processing</w:t>
      </w:r>
      <w:r w:rsidRPr="00EE6000">
        <w:rPr>
          <w:rFonts w:ascii="Calibri" w:hAnsi="Calibri" w:cs="Calibri"/>
          <w:noProof/>
          <w:sz w:val="22"/>
          <w:lang w:val="en-US"/>
        </w:rPr>
        <w:t>. 2004: Kluwer Academic.</w:t>
      </w:r>
      <w:bookmarkEnd w:id="308"/>
    </w:p>
    <w:p w:rsidR="00EE6000" w:rsidRPr="00EE6000" w:rsidRDefault="00EE6000" w:rsidP="00EE6000">
      <w:pPr>
        <w:spacing w:after="0" w:line="240" w:lineRule="auto"/>
        <w:ind w:left="720" w:hanging="720"/>
        <w:rPr>
          <w:rFonts w:ascii="Calibri" w:hAnsi="Calibri" w:cs="Calibri"/>
          <w:noProof/>
          <w:sz w:val="22"/>
          <w:lang w:val="en-US"/>
        </w:rPr>
      </w:pPr>
      <w:bookmarkStart w:id="309" w:name="_ENREF_6"/>
      <w:r w:rsidRPr="00EE6000">
        <w:rPr>
          <w:rFonts w:ascii="Calibri" w:hAnsi="Calibri" w:cs="Calibri"/>
          <w:noProof/>
          <w:sz w:val="22"/>
          <w:lang w:val="en-US"/>
        </w:rPr>
        <w:t>6.</w:t>
      </w:r>
      <w:r w:rsidRPr="00EE6000">
        <w:rPr>
          <w:rFonts w:ascii="Calibri" w:hAnsi="Calibri" w:cs="Calibri"/>
          <w:noProof/>
          <w:sz w:val="22"/>
          <w:lang w:val="en-US"/>
        </w:rPr>
        <w:tab/>
        <w:t xml:space="preserve">Murphy, D.B., </w:t>
      </w:r>
      <w:r w:rsidRPr="00EE6000">
        <w:rPr>
          <w:rFonts w:ascii="Calibri" w:hAnsi="Calibri" w:cs="Calibri"/>
          <w:i/>
          <w:noProof/>
          <w:sz w:val="22"/>
          <w:lang w:val="en-US"/>
        </w:rPr>
        <w:t>Fundamentals of light microscopy and electronic imaging</w:t>
      </w:r>
      <w:r w:rsidRPr="00EE6000">
        <w:rPr>
          <w:rFonts w:ascii="Calibri" w:hAnsi="Calibri" w:cs="Calibri"/>
          <w:noProof/>
          <w:sz w:val="22"/>
          <w:lang w:val="en-US"/>
        </w:rPr>
        <w:t>. 2001: Wiley-Liss.</w:t>
      </w:r>
      <w:bookmarkEnd w:id="309"/>
    </w:p>
    <w:p w:rsidR="00EE6000" w:rsidRPr="00EE6000" w:rsidRDefault="00EE6000" w:rsidP="00EE6000">
      <w:pPr>
        <w:spacing w:after="0" w:line="240" w:lineRule="auto"/>
        <w:ind w:left="720" w:hanging="720"/>
        <w:rPr>
          <w:rFonts w:ascii="Calibri" w:hAnsi="Calibri" w:cs="Calibri"/>
          <w:noProof/>
          <w:sz w:val="22"/>
          <w:lang w:val="en-US"/>
        </w:rPr>
      </w:pPr>
      <w:bookmarkStart w:id="310" w:name="_ENREF_7"/>
      <w:r w:rsidRPr="00EE6000">
        <w:rPr>
          <w:rFonts w:ascii="Calibri" w:hAnsi="Calibri" w:cs="Calibri"/>
          <w:noProof/>
          <w:sz w:val="22"/>
          <w:lang w:val="en-US"/>
        </w:rPr>
        <w:t>7.</w:t>
      </w:r>
      <w:r w:rsidRPr="00EE6000">
        <w:rPr>
          <w:rFonts w:ascii="Calibri" w:hAnsi="Calibri" w:cs="Calibri"/>
          <w:noProof/>
          <w:sz w:val="22"/>
          <w:lang w:val="en-US"/>
        </w:rPr>
        <w:tab/>
        <w:t xml:space="preserve">Holst, G.C., </w:t>
      </w:r>
      <w:r w:rsidRPr="00EE6000">
        <w:rPr>
          <w:rFonts w:ascii="Calibri" w:hAnsi="Calibri" w:cs="Calibri"/>
          <w:i/>
          <w:noProof/>
          <w:sz w:val="22"/>
          <w:lang w:val="en-US"/>
        </w:rPr>
        <w:t>CCD arrays, cameras, and displays</w:t>
      </w:r>
      <w:r w:rsidRPr="00EE6000">
        <w:rPr>
          <w:rFonts w:ascii="Calibri" w:hAnsi="Calibri" w:cs="Calibri"/>
          <w:noProof/>
          <w:sz w:val="22"/>
          <w:lang w:val="en-US"/>
        </w:rPr>
        <w:t>. 1998: JCD Publishing.</w:t>
      </w:r>
      <w:bookmarkEnd w:id="310"/>
    </w:p>
    <w:p w:rsidR="00EE6000" w:rsidRPr="00EE6000" w:rsidRDefault="00EE6000" w:rsidP="00EE6000">
      <w:pPr>
        <w:spacing w:after="0" w:line="240" w:lineRule="auto"/>
        <w:ind w:left="720" w:hanging="720"/>
        <w:rPr>
          <w:rFonts w:ascii="Calibri" w:hAnsi="Calibri" w:cs="Calibri"/>
          <w:noProof/>
          <w:sz w:val="22"/>
          <w:lang w:val="en-US"/>
        </w:rPr>
      </w:pPr>
      <w:bookmarkStart w:id="311" w:name="_ENREF_8"/>
      <w:r w:rsidRPr="00EE6000">
        <w:rPr>
          <w:rFonts w:ascii="Calibri" w:hAnsi="Calibri" w:cs="Calibri"/>
          <w:noProof/>
          <w:sz w:val="22"/>
          <w:lang w:val="en-US"/>
        </w:rPr>
        <w:t>8.</w:t>
      </w:r>
      <w:r w:rsidRPr="00EE6000">
        <w:rPr>
          <w:rFonts w:ascii="Calibri" w:hAnsi="Calibri" w:cs="Calibri"/>
          <w:noProof/>
          <w:sz w:val="22"/>
          <w:lang w:val="en-US"/>
        </w:rPr>
        <w:tab/>
        <w:t xml:space="preserve">Bradski, G. and A. Kaehler, </w:t>
      </w:r>
      <w:r w:rsidRPr="00EE6000">
        <w:rPr>
          <w:rFonts w:ascii="Calibri" w:hAnsi="Calibri" w:cs="Calibri"/>
          <w:i/>
          <w:noProof/>
          <w:sz w:val="22"/>
          <w:lang w:val="en-US"/>
        </w:rPr>
        <w:t>Learning OpenCV</w:t>
      </w:r>
      <w:r w:rsidRPr="00EE6000">
        <w:rPr>
          <w:rFonts w:ascii="Calibri" w:hAnsi="Calibri" w:cs="Calibri"/>
          <w:noProof/>
          <w:sz w:val="22"/>
          <w:lang w:val="en-US"/>
        </w:rPr>
        <w:t>. 2008, California: O’Reilly Media I.</w:t>
      </w:r>
      <w:bookmarkEnd w:id="311"/>
    </w:p>
    <w:p w:rsidR="00EE6000" w:rsidRPr="00EE6000" w:rsidRDefault="00EE6000" w:rsidP="00EE6000">
      <w:pPr>
        <w:spacing w:after="0" w:line="240" w:lineRule="auto"/>
        <w:ind w:left="720" w:hanging="720"/>
        <w:rPr>
          <w:rFonts w:ascii="Calibri" w:hAnsi="Calibri" w:cs="Calibri"/>
          <w:noProof/>
          <w:sz w:val="22"/>
          <w:lang w:val="en-US"/>
        </w:rPr>
      </w:pPr>
      <w:bookmarkStart w:id="312" w:name="_ENREF_9"/>
      <w:r w:rsidRPr="00EE6000">
        <w:rPr>
          <w:rFonts w:ascii="Calibri" w:hAnsi="Calibri" w:cs="Calibri"/>
          <w:noProof/>
          <w:sz w:val="22"/>
          <w:lang w:val="en-US"/>
        </w:rPr>
        <w:t>9.</w:t>
      </w:r>
      <w:r w:rsidRPr="00EE6000">
        <w:rPr>
          <w:rFonts w:ascii="Calibri" w:hAnsi="Calibri" w:cs="Calibri"/>
          <w:noProof/>
          <w:sz w:val="22"/>
          <w:lang w:val="en-US"/>
        </w:rPr>
        <w:tab/>
        <w:t xml:space="preserve">Willow-Garage. </w:t>
      </w:r>
      <w:r w:rsidRPr="00EE6000">
        <w:rPr>
          <w:rFonts w:ascii="Calibri" w:hAnsi="Calibri" w:cs="Calibri"/>
          <w:i/>
          <w:noProof/>
          <w:sz w:val="22"/>
          <w:lang w:val="en-US"/>
        </w:rPr>
        <w:t>OpenCV 2.1 C++ Reference</w:t>
      </w:r>
      <w:r w:rsidRPr="00EE6000">
        <w:rPr>
          <w:rFonts w:ascii="Calibri" w:hAnsi="Calibri" w:cs="Calibri"/>
          <w:noProof/>
          <w:sz w:val="22"/>
          <w:lang w:val="en-US"/>
        </w:rPr>
        <w:t xml:space="preserve">. </w:t>
      </w:r>
      <w:r w:rsidR="003C40F1">
        <w:fldChar w:fldCharType="begin"/>
      </w:r>
      <w:r w:rsidR="003C40F1" w:rsidRPr="003C40F1">
        <w:rPr>
          <w:lang w:val="en-US"/>
          <w:rPrChange w:id="313" w:author="Jesús" w:date="2012-02-13T11:54:00Z">
            <w:rPr/>
          </w:rPrChange>
        </w:rPr>
        <w:instrText xml:space="preserve"> HYPERLINK "http://opencv.willowgarage.com/documentation/cpp/index.html" </w:instrText>
      </w:r>
      <w:r w:rsidR="003C40F1">
        <w:fldChar w:fldCharType="separate"/>
      </w:r>
      <w:r w:rsidRPr="00EE6000">
        <w:rPr>
          <w:rStyle w:val="Hipervnculo"/>
          <w:rFonts w:ascii="Calibri" w:hAnsi="Calibri" w:cs="Calibri"/>
          <w:noProof/>
          <w:sz w:val="22"/>
          <w:lang w:val="en-US"/>
        </w:rPr>
        <w:t>http://opencv.willowgarage.com/documentation/cpp/index.html</w:t>
      </w:r>
      <w:r w:rsidR="003C40F1">
        <w:rPr>
          <w:rStyle w:val="Hipervnculo"/>
          <w:rFonts w:ascii="Calibri" w:hAnsi="Calibri" w:cs="Calibri"/>
          <w:noProof/>
          <w:sz w:val="22"/>
          <w:lang w:val="en-US"/>
        </w:rPr>
        <w:fldChar w:fldCharType="end"/>
      </w:r>
      <w:r w:rsidRPr="00EE6000">
        <w:rPr>
          <w:rFonts w:ascii="Calibri" w:hAnsi="Calibri" w:cs="Calibri"/>
          <w:noProof/>
          <w:sz w:val="22"/>
          <w:lang w:val="en-US"/>
        </w:rPr>
        <w:t xml:space="preserve">  2010  [cited 2010 Junio].</w:t>
      </w:r>
      <w:bookmarkEnd w:id="312"/>
    </w:p>
    <w:p w:rsidR="00EE6000" w:rsidRPr="00EE6000" w:rsidRDefault="00EE6000" w:rsidP="00EE6000">
      <w:pPr>
        <w:spacing w:after="0" w:line="240" w:lineRule="auto"/>
        <w:ind w:left="720" w:hanging="720"/>
        <w:rPr>
          <w:rFonts w:ascii="Calibri" w:hAnsi="Calibri" w:cs="Calibri"/>
          <w:noProof/>
          <w:sz w:val="22"/>
          <w:lang w:val="en-US"/>
        </w:rPr>
      </w:pPr>
      <w:bookmarkStart w:id="314" w:name="_ENREF_10"/>
      <w:r w:rsidRPr="00EE6000">
        <w:rPr>
          <w:rFonts w:ascii="Calibri" w:hAnsi="Calibri" w:cs="Calibri"/>
          <w:noProof/>
          <w:sz w:val="22"/>
          <w:lang w:val="en-US"/>
        </w:rPr>
        <w:t>10.</w:t>
      </w:r>
      <w:r w:rsidRPr="00EE6000">
        <w:rPr>
          <w:rFonts w:ascii="Calibri" w:hAnsi="Calibri" w:cs="Calibri"/>
          <w:noProof/>
          <w:sz w:val="22"/>
          <w:lang w:val="en-US"/>
        </w:rPr>
        <w:tab/>
        <w:t xml:space="preserve">Buil, C. </w:t>
      </w:r>
      <w:r w:rsidRPr="00EE6000">
        <w:rPr>
          <w:rFonts w:ascii="Calibri" w:hAnsi="Calibri" w:cs="Calibri"/>
          <w:i/>
          <w:noProof/>
          <w:sz w:val="22"/>
          <w:lang w:val="en-US"/>
        </w:rPr>
        <w:t>Comparison du Canon 10D et du Nikon D70 en Imagerie Astronomique Longue Pose</w:t>
      </w:r>
      <w:r w:rsidRPr="00EE6000">
        <w:rPr>
          <w:rFonts w:ascii="Calibri" w:hAnsi="Calibri" w:cs="Calibri"/>
          <w:noProof/>
          <w:sz w:val="22"/>
          <w:lang w:val="en-US"/>
        </w:rPr>
        <w:t>.  2004  [cited 2011 20-12-2011]; Available from</w:t>
      </w:r>
      <w:proofErr w:type="gramStart"/>
      <w:r w:rsidRPr="00EE6000">
        <w:rPr>
          <w:rFonts w:ascii="Calibri" w:hAnsi="Calibri" w:cs="Calibri"/>
          <w:noProof/>
          <w:sz w:val="22"/>
          <w:lang w:val="en-US"/>
        </w:rPr>
        <w:t xml:space="preserve">: </w:t>
      </w:r>
      <w:r w:rsidR="003C40F1">
        <w:fldChar w:fldCharType="begin"/>
      </w:r>
      <w:r w:rsidR="003C40F1" w:rsidRPr="003C40F1">
        <w:rPr>
          <w:lang w:val="en-US"/>
          <w:rPrChange w:id="315" w:author="Jesús" w:date="2012-02-13T11:54:00Z">
            <w:rPr/>
          </w:rPrChange>
        </w:rPr>
        <w:instrText xml:space="preserve"> HYPERLINK "http://www.astrosurf.com/buil/d70v10d/eval.htm" </w:instrText>
      </w:r>
      <w:r w:rsidR="003C40F1">
        <w:fldChar w:fldCharType="separate"/>
      </w:r>
      <w:r w:rsidRPr="00EE6000">
        <w:rPr>
          <w:rStyle w:val="Hipervnculo"/>
          <w:rFonts w:ascii="Calibri" w:hAnsi="Calibri" w:cs="Calibri"/>
          <w:noProof/>
          <w:sz w:val="22"/>
          <w:lang w:val="en-US"/>
        </w:rPr>
        <w:t>www.astrosurf.com/buil/d70v10d/eval.htm</w:t>
      </w:r>
      <w:r w:rsidR="003C40F1">
        <w:rPr>
          <w:rStyle w:val="Hipervnculo"/>
          <w:rFonts w:ascii="Calibri" w:hAnsi="Calibri" w:cs="Calibri"/>
          <w:noProof/>
          <w:sz w:val="22"/>
          <w:lang w:val="en-US"/>
        </w:rPr>
        <w:fldChar w:fldCharType="end"/>
      </w:r>
      <w:r w:rsidRPr="00EE6000">
        <w:rPr>
          <w:rFonts w:ascii="Calibri" w:hAnsi="Calibri" w:cs="Calibri"/>
          <w:noProof/>
          <w:sz w:val="22"/>
          <w:lang w:val="en-US"/>
        </w:rPr>
        <w:t>.</w:t>
      </w:r>
      <w:bookmarkEnd w:id="314"/>
      <w:proofErr w:type="gramEnd"/>
    </w:p>
    <w:p w:rsidR="00EE6000" w:rsidRPr="00EE6000" w:rsidRDefault="00EE6000" w:rsidP="00EE6000">
      <w:pPr>
        <w:spacing w:after="0" w:line="240" w:lineRule="auto"/>
        <w:ind w:left="720" w:hanging="720"/>
        <w:rPr>
          <w:rFonts w:ascii="Calibri" w:hAnsi="Calibri" w:cs="Calibri"/>
          <w:noProof/>
          <w:sz w:val="22"/>
          <w:lang w:val="en-US"/>
        </w:rPr>
      </w:pPr>
      <w:bookmarkStart w:id="316" w:name="_ENREF_11"/>
      <w:r w:rsidRPr="00EE6000">
        <w:rPr>
          <w:rFonts w:ascii="Calibri" w:hAnsi="Calibri" w:cs="Calibri"/>
          <w:noProof/>
          <w:sz w:val="22"/>
          <w:lang w:val="en-US"/>
        </w:rPr>
        <w:t>11.</w:t>
      </w:r>
      <w:r w:rsidRPr="00EE6000">
        <w:rPr>
          <w:rFonts w:ascii="Calibri" w:hAnsi="Calibri" w:cs="Calibri"/>
          <w:noProof/>
          <w:sz w:val="22"/>
          <w:lang w:val="en-US"/>
        </w:rPr>
        <w:tab/>
      </w:r>
      <w:r w:rsidRPr="00EE6000">
        <w:rPr>
          <w:rFonts w:ascii="Calibri" w:hAnsi="Calibri" w:cs="Calibri"/>
          <w:i/>
          <w:noProof/>
          <w:sz w:val="22"/>
          <w:lang w:val="en-US"/>
        </w:rPr>
        <w:t>Joint ISO/CIE Standard ISO 10526:1999/CIE S 005/E-1998, CIE Standard illuminants for colorimetry.</w:t>
      </w:r>
      <w:r w:rsidRPr="00EE6000">
        <w:rPr>
          <w:rFonts w:ascii="Calibri" w:hAnsi="Calibri" w:cs="Calibri"/>
          <w:noProof/>
          <w:sz w:val="22"/>
          <w:lang w:val="en-US"/>
        </w:rPr>
        <w:t xml:space="preserve"> Color Research &amp; Application, 2000. </w:t>
      </w:r>
      <w:r w:rsidRPr="00EE6000">
        <w:rPr>
          <w:rFonts w:ascii="Calibri" w:hAnsi="Calibri" w:cs="Calibri"/>
          <w:b/>
          <w:noProof/>
          <w:sz w:val="22"/>
          <w:lang w:val="en-US"/>
        </w:rPr>
        <w:t>25</w:t>
      </w:r>
      <w:r w:rsidRPr="00EE6000">
        <w:rPr>
          <w:rFonts w:ascii="Calibri" w:hAnsi="Calibri" w:cs="Calibri"/>
          <w:noProof/>
          <w:sz w:val="22"/>
          <w:lang w:val="en-US"/>
        </w:rPr>
        <w:t>(5): p. 385-385.</w:t>
      </w:r>
      <w:bookmarkEnd w:id="316"/>
    </w:p>
    <w:p w:rsidR="00EE6000" w:rsidRPr="00EE6000" w:rsidRDefault="00EE6000" w:rsidP="00EE6000">
      <w:pPr>
        <w:spacing w:after="0" w:line="240" w:lineRule="auto"/>
        <w:ind w:left="720" w:hanging="720"/>
        <w:rPr>
          <w:rFonts w:ascii="Calibri" w:hAnsi="Calibri" w:cs="Calibri"/>
          <w:noProof/>
          <w:sz w:val="22"/>
          <w:lang w:val="en-US"/>
        </w:rPr>
      </w:pPr>
      <w:bookmarkStart w:id="317" w:name="_ENREF_12"/>
      <w:r w:rsidRPr="00EE6000">
        <w:rPr>
          <w:rFonts w:ascii="Calibri" w:hAnsi="Calibri" w:cs="Calibri"/>
          <w:noProof/>
          <w:sz w:val="22"/>
          <w:lang w:val="en-US"/>
        </w:rPr>
        <w:t>12.</w:t>
      </w:r>
      <w:r w:rsidRPr="00EE6000">
        <w:rPr>
          <w:rFonts w:ascii="Calibri" w:hAnsi="Calibri" w:cs="Calibri"/>
          <w:noProof/>
          <w:sz w:val="22"/>
          <w:lang w:val="en-US"/>
        </w:rPr>
        <w:tab/>
        <w:t xml:space="preserve">González-Laprea, J., J. Cappelletto, and R. Escalona, </w:t>
      </w:r>
      <w:r w:rsidRPr="00EE6000">
        <w:rPr>
          <w:rFonts w:ascii="Calibri" w:hAnsi="Calibri" w:cs="Calibri"/>
          <w:i/>
          <w:noProof/>
          <w:sz w:val="22"/>
          <w:lang w:val="en-US"/>
        </w:rPr>
        <w:t>Frequency to Voltage Converter as a Phase Controller in Phase Shifting Interference Microscopy.</w:t>
      </w:r>
      <w:r w:rsidRPr="00EE6000">
        <w:rPr>
          <w:rFonts w:ascii="Calibri" w:hAnsi="Calibri" w:cs="Calibri"/>
          <w:noProof/>
          <w:sz w:val="22"/>
          <w:lang w:val="en-US"/>
        </w:rPr>
        <w:t xml:space="preserve"> International Journal of Optomechatronics, 2011. </w:t>
      </w:r>
      <w:r w:rsidRPr="00EE6000">
        <w:rPr>
          <w:rFonts w:ascii="Calibri" w:hAnsi="Calibri" w:cs="Calibri"/>
          <w:b/>
          <w:noProof/>
          <w:sz w:val="22"/>
          <w:lang w:val="en-US"/>
        </w:rPr>
        <w:t>5</w:t>
      </w:r>
      <w:r w:rsidRPr="00EE6000">
        <w:rPr>
          <w:rFonts w:ascii="Calibri" w:hAnsi="Calibri" w:cs="Calibri"/>
          <w:noProof/>
          <w:sz w:val="22"/>
          <w:lang w:val="en-US"/>
        </w:rPr>
        <w:t>(1): p. 68-79.</w:t>
      </w:r>
      <w:bookmarkEnd w:id="317"/>
    </w:p>
    <w:p w:rsidR="00EE6000" w:rsidRPr="00EE6000" w:rsidRDefault="00EE6000" w:rsidP="00EE6000">
      <w:pPr>
        <w:spacing w:line="240" w:lineRule="auto"/>
        <w:ind w:left="720" w:hanging="720"/>
        <w:rPr>
          <w:rFonts w:ascii="Calibri" w:hAnsi="Calibri" w:cs="Calibri"/>
          <w:noProof/>
          <w:sz w:val="22"/>
          <w:lang w:val="en-US"/>
        </w:rPr>
      </w:pPr>
      <w:bookmarkStart w:id="318" w:name="_ENREF_13"/>
      <w:r w:rsidRPr="00EE6000">
        <w:rPr>
          <w:rFonts w:ascii="Calibri" w:hAnsi="Calibri" w:cs="Calibri"/>
          <w:noProof/>
          <w:sz w:val="22"/>
          <w:lang w:val="en-US"/>
        </w:rPr>
        <w:t>13.</w:t>
      </w:r>
      <w:r w:rsidRPr="00EE6000">
        <w:rPr>
          <w:rFonts w:ascii="Calibri" w:hAnsi="Calibri" w:cs="Calibri"/>
          <w:noProof/>
          <w:sz w:val="22"/>
          <w:lang w:val="en-US"/>
        </w:rPr>
        <w:tab/>
        <w:t xml:space="preserve">Dimitrov, S., </w:t>
      </w:r>
      <w:r w:rsidRPr="00EE6000">
        <w:rPr>
          <w:rFonts w:ascii="Calibri" w:hAnsi="Calibri" w:cs="Calibri"/>
          <w:i/>
          <w:noProof/>
          <w:sz w:val="22"/>
          <w:lang w:val="en-US"/>
        </w:rPr>
        <w:t>Extending the soundcard for use with generic DC sensors</w:t>
      </w:r>
      <w:r w:rsidRPr="00EE6000">
        <w:rPr>
          <w:rFonts w:ascii="Calibri" w:hAnsi="Calibri" w:cs="Calibri"/>
          <w:noProof/>
          <w:sz w:val="22"/>
          <w:lang w:val="en-US"/>
        </w:rPr>
        <w:t xml:space="preserve">, in </w:t>
      </w:r>
      <w:r w:rsidRPr="00EE6000">
        <w:rPr>
          <w:rFonts w:ascii="Calibri" w:hAnsi="Calibri" w:cs="Calibri"/>
          <w:i/>
          <w:noProof/>
          <w:sz w:val="22"/>
          <w:lang w:val="en-US"/>
        </w:rPr>
        <w:t>2010 Conference on New Interfaces for Musical Expression (NIME 2010)</w:t>
      </w:r>
      <w:r w:rsidRPr="00EE6000">
        <w:rPr>
          <w:rFonts w:ascii="Calibri" w:hAnsi="Calibri" w:cs="Calibri"/>
          <w:noProof/>
          <w:sz w:val="22"/>
          <w:lang w:val="en-US"/>
        </w:rPr>
        <w:t>. 2010, University of Technology, Sydney: Sydney, Australia. p. 303-308.</w:t>
      </w:r>
      <w:bookmarkEnd w:id="318"/>
    </w:p>
    <w:p w:rsidR="00EE6000" w:rsidRDefault="00EE6000" w:rsidP="00EE6000">
      <w:pPr>
        <w:spacing w:line="240" w:lineRule="auto"/>
        <w:rPr>
          <w:rFonts w:ascii="Calibri" w:hAnsi="Calibri" w:cs="Calibri"/>
          <w:noProof/>
          <w:sz w:val="22"/>
          <w:lang w:val="en-US"/>
        </w:rPr>
      </w:pPr>
    </w:p>
    <w:p w:rsidR="0091587C" w:rsidRPr="008D2941" w:rsidRDefault="007F7092" w:rsidP="0091587C">
      <w:pPr>
        <w:sectPr w:rsidR="0091587C" w:rsidRPr="008D2941" w:rsidSect="0091587C">
          <w:pgSz w:w="12240" w:h="15840" w:code="1"/>
          <w:pgMar w:top="1418" w:right="1418" w:bottom="1418" w:left="1701" w:header="709" w:footer="709" w:gutter="0"/>
          <w:pgNumType w:start="1"/>
          <w:cols w:space="708"/>
          <w:docGrid w:linePitch="360"/>
        </w:sectPr>
      </w:pPr>
      <w:r w:rsidRPr="008D2941">
        <w:fldChar w:fldCharType="end"/>
      </w: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45"/>
        </w:numPr>
        <w:ind w:left="0" w:firstLine="0"/>
      </w:pPr>
      <w:r w:rsidRPr="008D2941">
        <w:br/>
      </w:r>
      <w:r w:rsidRPr="008D2941">
        <w:br/>
      </w:r>
      <w:bookmarkStart w:id="319" w:name="_Toc316133535"/>
      <w:r w:rsidRPr="008D2941">
        <w:t>Anexo a</w:t>
      </w:r>
      <w:bookmarkEnd w:id="319"/>
    </w:p>
    <w:p w:rsidR="0091587C" w:rsidRPr="008D2941" w:rsidRDefault="0091587C" w:rsidP="0091587C">
      <w:pPr>
        <w:pStyle w:val="Normalsininterlineado"/>
      </w:pPr>
    </w:p>
    <w:p w:rsidR="0075049B" w:rsidRPr="008D2941" w:rsidRDefault="0075049B" w:rsidP="0075049B">
      <w:pPr>
        <w:ind w:firstLine="0"/>
      </w:pPr>
    </w:p>
    <w:p w:rsidR="0075049B" w:rsidRPr="008D2941" w:rsidRDefault="0075049B" w:rsidP="0075049B">
      <w:pPr>
        <w:ind w:firstLine="0"/>
      </w:pPr>
    </w:p>
    <w:p w:rsidR="0080060D" w:rsidRPr="008D2941" w:rsidRDefault="0080060D" w:rsidP="0091532D">
      <w:pPr>
        <w:ind w:firstLine="0"/>
      </w:pPr>
    </w:p>
    <w:sectPr w:rsidR="0080060D" w:rsidRPr="008D2941" w:rsidSect="0091532D">
      <w:pgSz w:w="12240" w:h="15840" w:code="1"/>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nico" w:date="2012-02-10T00:10:00Z" w:initials="n">
    <w:p w:rsidR="00F06290" w:rsidRDefault="00F06290">
      <w:pPr>
        <w:pStyle w:val="Textocomentario"/>
      </w:pPr>
      <w:r>
        <w:rPr>
          <w:rStyle w:val="Refdecomentario"/>
        </w:rPr>
        <w:annotationRef/>
      </w:r>
      <w:r>
        <w:t>Agregar mas referencias</w:t>
      </w:r>
    </w:p>
  </w:comment>
  <w:comment w:id="32" w:author="nico" w:date="2012-02-10T00:11:00Z" w:initials="n">
    <w:p w:rsidR="00F06290" w:rsidRDefault="00F06290">
      <w:pPr>
        <w:pStyle w:val="Textocomentario"/>
      </w:pPr>
      <w:r>
        <w:rPr>
          <w:rStyle w:val="Refdecomentario"/>
        </w:rPr>
        <w:annotationRef/>
      </w:r>
      <w:r>
        <w:t>Aquí también agregar mas referencias</w:t>
      </w:r>
    </w:p>
  </w:comment>
  <w:comment w:id="38" w:author="nico" w:date="2012-02-10T00:19:00Z" w:initials="n">
    <w:p w:rsidR="00F06290" w:rsidRDefault="00F06290">
      <w:pPr>
        <w:pStyle w:val="Textocomentario"/>
      </w:pPr>
      <w:r>
        <w:rPr>
          <w:rStyle w:val="Refdecomentario"/>
        </w:rPr>
        <w:annotationRef/>
      </w:r>
      <w:r>
        <w:t>Buscar esta información y poner referencia</w:t>
      </w:r>
    </w:p>
  </w:comment>
  <w:comment w:id="40" w:author="nico" w:date="2012-02-10T00:20:00Z" w:initials="n">
    <w:p w:rsidR="00F06290" w:rsidRDefault="00F06290">
      <w:pPr>
        <w:pStyle w:val="Textocomentario"/>
      </w:pPr>
      <w:r>
        <w:rPr>
          <w:rStyle w:val="Refdecomentario"/>
        </w:rPr>
        <w:annotationRef/>
      </w:r>
      <w:proofErr w:type="spellStart"/>
      <w:r>
        <w:t>Quizas</w:t>
      </w:r>
      <w:proofErr w:type="spellEnd"/>
      <w:r>
        <w:t xml:space="preserve"> se puede omitir este </w:t>
      </w:r>
      <w:proofErr w:type="spellStart"/>
      <w:r>
        <w:t>parrafo</w:t>
      </w:r>
      <w:proofErr w:type="spellEnd"/>
    </w:p>
  </w:comment>
  <w:comment w:id="41" w:author="nico" w:date="2012-02-10T00:23:00Z" w:initials="n">
    <w:p w:rsidR="00F06290" w:rsidRDefault="00F06290">
      <w:pPr>
        <w:pStyle w:val="Textocomentario"/>
      </w:pPr>
      <w:r>
        <w:rPr>
          <w:rStyle w:val="Refdecomentario"/>
        </w:rPr>
        <w:annotationRef/>
      </w:r>
      <w:r>
        <w:t>Indicar el tamaño de alto ancho y profundidad de un pixel</w:t>
      </w:r>
    </w:p>
  </w:comment>
  <w:comment w:id="93" w:author="nico" w:date="2012-02-10T00:31:00Z" w:initials="n">
    <w:p w:rsidR="00F06290" w:rsidRDefault="00F06290">
      <w:pPr>
        <w:pStyle w:val="Textocomentario"/>
      </w:pPr>
      <w:r>
        <w:rPr>
          <w:rStyle w:val="Refdecomentario"/>
        </w:rPr>
        <w:annotationRef/>
      </w:r>
      <w:r>
        <w:t xml:space="preserve">La ultima corrección de Rafael fue </w:t>
      </w:r>
      <w:proofErr w:type="spellStart"/>
      <w:r>
        <w:t>aqui</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0AFC" w:rsidRDefault="00AE0AFC" w:rsidP="00413BAF">
      <w:pPr>
        <w:spacing w:before="0" w:after="0" w:line="240" w:lineRule="auto"/>
      </w:pPr>
      <w:r>
        <w:separator/>
      </w:r>
    </w:p>
  </w:endnote>
  <w:endnote w:type="continuationSeparator" w:id="0">
    <w:p w:rsidR="00AE0AFC" w:rsidRDefault="00AE0AFC" w:rsidP="00413B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290" w:rsidRDefault="00F06290"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F06290" w:rsidRDefault="00F06290" w:rsidP="00BF109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290" w:rsidRDefault="00F06290" w:rsidP="00BF1090">
    <w:pPr>
      <w:pStyle w:val="Piedepgina"/>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290" w:rsidRDefault="00F06290"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F06290" w:rsidRDefault="00F06290" w:rsidP="00BF1090">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290" w:rsidRPr="00DF5442" w:rsidRDefault="00F06290" w:rsidP="00BF1090">
    <w:pPr>
      <w:pStyle w:val="Piedepgina"/>
      <w:ind w:firstLine="0"/>
      <w:rPr>
        <w:lang w:val="es-V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290" w:rsidRDefault="00F06290">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290" w:rsidRPr="00DF5442" w:rsidRDefault="00F06290" w:rsidP="0091587C">
    <w:pPr>
      <w:pStyle w:val="Piedepgina"/>
      <w:ind w:right="360" w:firstLine="0"/>
      <w:rPr>
        <w:lang w:val="es-V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0AFC" w:rsidRDefault="00AE0AFC" w:rsidP="00413BAF">
      <w:pPr>
        <w:spacing w:before="0" w:after="0" w:line="240" w:lineRule="auto"/>
      </w:pPr>
      <w:r>
        <w:separator/>
      </w:r>
    </w:p>
  </w:footnote>
  <w:footnote w:type="continuationSeparator" w:id="0">
    <w:p w:rsidR="00AE0AFC" w:rsidRDefault="00AE0AFC" w:rsidP="00413BA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290" w:rsidRDefault="00F06290" w:rsidP="00BF1090">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290" w:rsidRDefault="00F06290" w:rsidP="00BF1090">
    <w:pPr>
      <w:pStyle w:val="Encabezado"/>
      <w:jc w:val="right"/>
    </w:pPr>
    <w:r>
      <w:fldChar w:fldCharType="begin"/>
    </w:r>
    <w:r>
      <w:instrText xml:space="preserve"> PAGE   \* MERGEFORMAT </w:instrText>
    </w:r>
    <w:r>
      <w:fldChar w:fldCharType="separate"/>
    </w:r>
    <w:r w:rsidR="00EE6823">
      <w:rPr>
        <w:noProof/>
      </w:rPr>
      <w:t>x</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290" w:rsidRPr="00966DAD" w:rsidRDefault="00F06290" w:rsidP="00BF1090">
    <w:pPr>
      <w:pStyle w:val="Encabezado"/>
      <w:ind w:firstLine="0"/>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290" w:rsidRDefault="00F06290">
    <w:pPr>
      <w:pStyle w:val="Encabezado"/>
      <w:jc w:val="right"/>
    </w:pPr>
    <w:r>
      <w:fldChar w:fldCharType="begin"/>
    </w:r>
    <w:r>
      <w:instrText xml:space="preserve"> PAGE   \* MERGEFORMAT </w:instrText>
    </w:r>
    <w:r>
      <w:fldChar w:fldCharType="separate"/>
    </w:r>
    <w:r w:rsidR="00D9473C">
      <w:rPr>
        <w:noProof/>
      </w:rPr>
      <w:t>7</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
    <w:nsid w:val="06F47638"/>
    <w:multiLevelType w:val="hybridMultilevel"/>
    <w:tmpl w:val="15408BD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hint="default"/>
        <w:vanish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9853997"/>
    <w:multiLevelType w:val="multilevel"/>
    <w:tmpl w:val="29680604"/>
    <w:lvl w:ilvl="0">
      <w:start w:val="1"/>
      <w:numFmt w:val="decimal"/>
      <w:pStyle w:val="Ttulo1"/>
      <w:suff w:val="nothing"/>
      <w:lvlText w:val="%1"/>
      <w:lvlJc w:val="left"/>
      <w:pPr>
        <w:ind w:left="0" w:firstLine="0"/>
      </w:pPr>
      <w:rPr>
        <w:rFonts w:hint="default"/>
        <w:vanish/>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vertAlign w:val="baseline"/>
        <w:em w:val="none"/>
      </w:rPr>
    </w:lvl>
    <w:lvl w:ilvl="1">
      <w:start w:val="1"/>
      <w:numFmt w:val="decimal"/>
      <w:isLgl/>
      <w:suff w:val="space"/>
      <w:lvlText w:val="%1.%2"/>
      <w:lvlJc w:val="left"/>
      <w:pPr>
        <w:ind w:left="284" w:firstLine="0"/>
      </w:pPr>
      <w:rPr>
        <w:rFonts w:hint="default"/>
      </w:rPr>
    </w:lvl>
    <w:lvl w:ilvl="2">
      <w:start w:val="1"/>
      <w:numFmt w:val="decimal"/>
      <w:isLgl/>
      <w:suff w:val="space"/>
      <w:lvlText w:val="%1.%2.%3"/>
      <w:lvlJc w:val="left"/>
      <w:pPr>
        <w:ind w:left="568" w:firstLine="0"/>
      </w:pPr>
      <w:rPr>
        <w:rFonts w:hint="default"/>
      </w:rPr>
    </w:lvl>
    <w:lvl w:ilvl="3">
      <w:start w:val="1"/>
      <w:numFmt w:val="decimal"/>
      <w:isLgl/>
      <w:suff w:val="space"/>
      <w:lvlText w:val="%1.%2.%3.%4"/>
      <w:lvlJc w:val="left"/>
      <w:pPr>
        <w:ind w:left="852" w:firstLine="0"/>
      </w:pPr>
      <w:rPr>
        <w:rFonts w:hint="default"/>
      </w:rPr>
    </w:lvl>
    <w:lvl w:ilvl="4">
      <w:start w:val="1"/>
      <w:numFmt w:val="decimal"/>
      <w:pStyle w:val="Ttulo5"/>
      <w:isLgl/>
      <w:suff w:val="space"/>
      <w:lvlText w:val="%1.%2.%3.%4.%5"/>
      <w:lvlJc w:val="left"/>
      <w:pPr>
        <w:ind w:left="1136" w:firstLine="0"/>
      </w:pPr>
      <w:rPr>
        <w:rFonts w:hint="default"/>
      </w:rPr>
    </w:lvl>
    <w:lvl w:ilvl="5">
      <w:start w:val="1"/>
      <w:numFmt w:val="decimal"/>
      <w:pStyle w:val="Ttulo6"/>
      <w:isLgl/>
      <w:lvlText w:val="%1.%2.%3.%4.%5.%6"/>
      <w:lvlJc w:val="left"/>
      <w:pPr>
        <w:ind w:left="1420" w:firstLine="0"/>
      </w:pPr>
      <w:rPr>
        <w:rFonts w:hint="default"/>
      </w:rPr>
    </w:lvl>
    <w:lvl w:ilvl="6">
      <w:start w:val="1"/>
      <w:numFmt w:val="decimal"/>
      <w:pStyle w:val="Ttulo7"/>
      <w:isLgl/>
      <w:lvlText w:val="%1.%2.%3.%4.%5.%6.%7"/>
      <w:lvlJc w:val="left"/>
      <w:pPr>
        <w:ind w:left="1704" w:firstLine="0"/>
      </w:pPr>
      <w:rPr>
        <w:rFonts w:hint="default"/>
      </w:rPr>
    </w:lvl>
    <w:lvl w:ilvl="7">
      <w:start w:val="1"/>
      <w:numFmt w:val="decimal"/>
      <w:pStyle w:val="Ttulo8"/>
      <w:isLgl/>
      <w:lvlText w:val="%1.%2.%3.%4.%5.%6.%7.%8"/>
      <w:lvlJc w:val="left"/>
      <w:pPr>
        <w:ind w:left="1988" w:firstLine="0"/>
      </w:pPr>
      <w:rPr>
        <w:rFonts w:hint="default"/>
      </w:rPr>
    </w:lvl>
    <w:lvl w:ilvl="8">
      <w:start w:val="1"/>
      <w:numFmt w:val="decimal"/>
      <w:pStyle w:val="Ttulo9"/>
      <w:isLgl/>
      <w:lvlText w:val="%1.%2.%3.%4.%5.%6.%7.%8.%9"/>
      <w:lvlJc w:val="left"/>
      <w:pPr>
        <w:ind w:left="2272" w:firstLine="0"/>
      </w:pPr>
      <w:rPr>
        <w:rFonts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8">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0">
    <w:nsid w:val="77123938"/>
    <w:multiLevelType w:val="hybridMultilevel"/>
    <w:tmpl w:val="8C5400AE"/>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41">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2">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4">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6"/>
  </w:num>
  <w:num w:numId="14">
    <w:abstractNumId w:val="14"/>
  </w:num>
  <w:num w:numId="15">
    <w:abstractNumId w:val="11"/>
  </w:num>
  <w:num w:numId="16">
    <w:abstractNumId w:val="8"/>
  </w:num>
  <w:num w:numId="17">
    <w:abstractNumId w:val="18"/>
  </w:num>
  <w:num w:numId="18">
    <w:abstractNumId w:val="3"/>
  </w:num>
  <w:num w:numId="19">
    <w:abstractNumId w:val="35"/>
  </w:num>
  <w:num w:numId="20">
    <w:abstractNumId w:val="34"/>
  </w:num>
  <w:num w:numId="21">
    <w:abstractNumId w:val="33"/>
  </w:num>
  <w:num w:numId="22">
    <w:abstractNumId w:val="27"/>
  </w:num>
  <w:num w:numId="23">
    <w:abstractNumId w:val="22"/>
  </w:num>
  <w:num w:numId="24">
    <w:abstractNumId w:val="32"/>
  </w:num>
  <w:num w:numId="25">
    <w:abstractNumId w:val="23"/>
  </w:num>
  <w:num w:numId="26">
    <w:abstractNumId w:val="20"/>
  </w:num>
  <w:num w:numId="27">
    <w:abstractNumId w:val="26"/>
  </w:num>
  <w:num w:numId="28">
    <w:abstractNumId w:val="37"/>
  </w:num>
  <w:num w:numId="29">
    <w:abstractNumId w:val="44"/>
  </w:num>
  <w:num w:numId="30">
    <w:abstractNumId w:val="41"/>
  </w:num>
  <w:num w:numId="31">
    <w:abstractNumId w:val="21"/>
  </w:num>
  <w:num w:numId="32">
    <w:abstractNumId w:val="30"/>
  </w:num>
  <w:num w:numId="33">
    <w:abstractNumId w:val="39"/>
  </w:num>
  <w:num w:numId="34">
    <w:abstractNumId w:val="13"/>
  </w:num>
  <w:num w:numId="35">
    <w:abstractNumId w:val="7"/>
  </w:num>
  <w:num w:numId="36">
    <w:abstractNumId w:val="31"/>
  </w:num>
  <w:num w:numId="37">
    <w:abstractNumId w:val="12"/>
  </w:num>
  <w:num w:numId="38">
    <w:abstractNumId w:val="5"/>
  </w:num>
  <w:num w:numId="39">
    <w:abstractNumId w:val="40"/>
  </w:num>
  <w:num w:numId="40">
    <w:abstractNumId w:val="43"/>
  </w:num>
  <w:num w:numId="41">
    <w:abstractNumId w:val="4"/>
  </w:num>
  <w:num w:numId="42">
    <w:abstractNumId w:val="38"/>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9&lt;/item&gt;&lt;item&gt;10&lt;/item&gt;&lt;item&gt;17&lt;/item&gt;&lt;item&gt;18&lt;/item&gt;&lt;item&gt;19&lt;/item&gt;&lt;item&gt;20&lt;/item&gt;&lt;item&gt;21&lt;/item&gt;&lt;item&gt;37&lt;/item&gt;&lt;item&gt;38&lt;/item&gt;&lt;item&gt;39&lt;/item&gt;&lt;item&gt;40&lt;/item&gt;&lt;item&gt;42&lt;/item&gt;&lt;item&gt;43&lt;/item&gt;&lt;/record-ids&gt;&lt;/item&gt;&lt;/Libraries&gt;"/>
  </w:docVars>
  <w:rsids>
    <w:rsidRoot w:val="00331690"/>
    <w:rsid w:val="00014FD8"/>
    <w:rsid w:val="0002167C"/>
    <w:rsid w:val="00040D47"/>
    <w:rsid w:val="00046DB5"/>
    <w:rsid w:val="00061C35"/>
    <w:rsid w:val="00063382"/>
    <w:rsid w:val="00067F74"/>
    <w:rsid w:val="000735E9"/>
    <w:rsid w:val="000776FB"/>
    <w:rsid w:val="000A2010"/>
    <w:rsid w:val="000A7DCE"/>
    <w:rsid w:val="000B5FE6"/>
    <w:rsid w:val="000B6876"/>
    <w:rsid w:val="000C5AEF"/>
    <w:rsid w:val="000F1947"/>
    <w:rsid w:val="000F4F41"/>
    <w:rsid w:val="00103D7E"/>
    <w:rsid w:val="00104944"/>
    <w:rsid w:val="00121B56"/>
    <w:rsid w:val="0012591D"/>
    <w:rsid w:val="001315B0"/>
    <w:rsid w:val="001370C0"/>
    <w:rsid w:val="00172B25"/>
    <w:rsid w:val="00175550"/>
    <w:rsid w:val="00181CCA"/>
    <w:rsid w:val="001C31B0"/>
    <w:rsid w:val="001E6275"/>
    <w:rsid w:val="001F6E0E"/>
    <w:rsid w:val="0020418F"/>
    <w:rsid w:val="00221131"/>
    <w:rsid w:val="0022383F"/>
    <w:rsid w:val="00223EBD"/>
    <w:rsid w:val="00234537"/>
    <w:rsid w:val="00243CA4"/>
    <w:rsid w:val="00252ABD"/>
    <w:rsid w:val="002619F2"/>
    <w:rsid w:val="00261A68"/>
    <w:rsid w:val="00262774"/>
    <w:rsid w:val="00265F18"/>
    <w:rsid w:val="00266B5D"/>
    <w:rsid w:val="00286CFC"/>
    <w:rsid w:val="00287FF2"/>
    <w:rsid w:val="00293FF6"/>
    <w:rsid w:val="0029627E"/>
    <w:rsid w:val="002A130B"/>
    <w:rsid w:val="002A157D"/>
    <w:rsid w:val="002A63D4"/>
    <w:rsid w:val="002A64CC"/>
    <w:rsid w:val="002B208A"/>
    <w:rsid w:val="002B4063"/>
    <w:rsid w:val="002B7E76"/>
    <w:rsid w:val="002C6D04"/>
    <w:rsid w:val="002D504F"/>
    <w:rsid w:val="002F75F1"/>
    <w:rsid w:val="00301519"/>
    <w:rsid w:val="00303C90"/>
    <w:rsid w:val="0031309C"/>
    <w:rsid w:val="0031340B"/>
    <w:rsid w:val="00320096"/>
    <w:rsid w:val="00331690"/>
    <w:rsid w:val="00335838"/>
    <w:rsid w:val="00337DCB"/>
    <w:rsid w:val="00343A63"/>
    <w:rsid w:val="00344C8A"/>
    <w:rsid w:val="0035534A"/>
    <w:rsid w:val="00364DFE"/>
    <w:rsid w:val="003663BB"/>
    <w:rsid w:val="003801BF"/>
    <w:rsid w:val="00387724"/>
    <w:rsid w:val="003B6DBB"/>
    <w:rsid w:val="003B6EA6"/>
    <w:rsid w:val="003C0CAA"/>
    <w:rsid w:val="003C40F1"/>
    <w:rsid w:val="003C7010"/>
    <w:rsid w:val="003D0AE3"/>
    <w:rsid w:val="003E1CD9"/>
    <w:rsid w:val="003E2B5B"/>
    <w:rsid w:val="003E58D0"/>
    <w:rsid w:val="003F4D20"/>
    <w:rsid w:val="003F6BCA"/>
    <w:rsid w:val="00413BAF"/>
    <w:rsid w:val="00415F83"/>
    <w:rsid w:val="004434DB"/>
    <w:rsid w:val="00465A14"/>
    <w:rsid w:val="004841F5"/>
    <w:rsid w:val="004871A6"/>
    <w:rsid w:val="00493A19"/>
    <w:rsid w:val="00495037"/>
    <w:rsid w:val="00495EE3"/>
    <w:rsid w:val="004A3C28"/>
    <w:rsid w:val="004B291F"/>
    <w:rsid w:val="004C11C5"/>
    <w:rsid w:val="004C650F"/>
    <w:rsid w:val="004D2937"/>
    <w:rsid w:val="004E1A5E"/>
    <w:rsid w:val="004E32B4"/>
    <w:rsid w:val="004F265A"/>
    <w:rsid w:val="005161EE"/>
    <w:rsid w:val="0052561B"/>
    <w:rsid w:val="0052570F"/>
    <w:rsid w:val="00527EAB"/>
    <w:rsid w:val="0053498C"/>
    <w:rsid w:val="005405BE"/>
    <w:rsid w:val="005457FB"/>
    <w:rsid w:val="00554A8C"/>
    <w:rsid w:val="0056251D"/>
    <w:rsid w:val="00581256"/>
    <w:rsid w:val="005A06B2"/>
    <w:rsid w:val="005A270F"/>
    <w:rsid w:val="005C13E7"/>
    <w:rsid w:val="005C2D2B"/>
    <w:rsid w:val="005C73DB"/>
    <w:rsid w:val="00646F26"/>
    <w:rsid w:val="006526CA"/>
    <w:rsid w:val="006578E8"/>
    <w:rsid w:val="00674B5A"/>
    <w:rsid w:val="006750C8"/>
    <w:rsid w:val="00685D1F"/>
    <w:rsid w:val="0068617B"/>
    <w:rsid w:val="00692306"/>
    <w:rsid w:val="0069243F"/>
    <w:rsid w:val="006967DF"/>
    <w:rsid w:val="006B3FB0"/>
    <w:rsid w:val="006E0ECA"/>
    <w:rsid w:val="006E6291"/>
    <w:rsid w:val="00700182"/>
    <w:rsid w:val="00700B01"/>
    <w:rsid w:val="0070729D"/>
    <w:rsid w:val="007131C9"/>
    <w:rsid w:val="00720700"/>
    <w:rsid w:val="00727B63"/>
    <w:rsid w:val="00734014"/>
    <w:rsid w:val="00736755"/>
    <w:rsid w:val="0074195A"/>
    <w:rsid w:val="007431CE"/>
    <w:rsid w:val="00747234"/>
    <w:rsid w:val="0075049B"/>
    <w:rsid w:val="00755834"/>
    <w:rsid w:val="0076217B"/>
    <w:rsid w:val="00763C6D"/>
    <w:rsid w:val="00775ED7"/>
    <w:rsid w:val="00784905"/>
    <w:rsid w:val="007964BB"/>
    <w:rsid w:val="007B0CA8"/>
    <w:rsid w:val="007F2451"/>
    <w:rsid w:val="007F3491"/>
    <w:rsid w:val="007F4D6A"/>
    <w:rsid w:val="007F5501"/>
    <w:rsid w:val="007F62BC"/>
    <w:rsid w:val="007F7092"/>
    <w:rsid w:val="0080060D"/>
    <w:rsid w:val="008035CB"/>
    <w:rsid w:val="00825AF9"/>
    <w:rsid w:val="008341A0"/>
    <w:rsid w:val="00844FB1"/>
    <w:rsid w:val="00851201"/>
    <w:rsid w:val="0085555C"/>
    <w:rsid w:val="0086683B"/>
    <w:rsid w:val="008668FE"/>
    <w:rsid w:val="00867DDA"/>
    <w:rsid w:val="008A004F"/>
    <w:rsid w:val="008A16F0"/>
    <w:rsid w:val="008A1939"/>
    <w:rsid w:val="008C2D29"/>
    <w:rsid w:val="008C651F"/>
    <w:rsid w:val="008D2941"/>
    <w:rsid w:val="008D3915"/>
    <w:rsid w:val="008D5001"/>
    <w:rsid w:val="008E3419"/>
    <w:rsid w:val="008F40C8"/>
    <w:rsid w:val="0091532D"/>
    <w:rsid w:val="0091587C"/>
    <w:rsid w:val="009212AF"/>
    <w:rsid w:val="00926E4E"/>
    <w:rsid w:val="00955D73"/>
    <w:rsid w:val="00957FAC"/>
    <w:rsid w:val="00965F81"/>
    <w:rsid w:val="00992E39"/>
    <w:rsid w:val="009B208D"/>
    <w:rsid w:val="009C153E"/>
    <w:rsid w:val="009C72C0"/>
    <w:rsid w:val="009D01F6"/>
    <w:rsid w:val="009F47EA"/>
    <w:rsid w:val="00A030EB"/>
    <w:rsid w:val="00A12A89"/>
    <w:rsid w:val="00A44CF6"/>
    <w:rsid w:val="00A47840"/>
    <w:rsid w:val="00A572E8"/>
    <w:rsid w:val="00A60019"/>
    <w:rsid w:val="00A62CF8"/>
    <w:rsid w:val="00A76539"/>
    <w:rsid w:val="00A76AB4"/>
    <w:rsid w:val="00A76D33"/>
    <w:rsid w:val="00A810AC"/>
    <w:rsid w:val="00A826A7"/>
    <w:rsid w:val="00A97389"/>
    <w:rsid w:val="00AA4836"/>
    <w:rsid w:val="00AB1EE0"/>
    <w:rsid w:val="00AB656A"/>
    <w:rsid w:val="00AE0AFC"/>
    <w:rsid w:val="00AE3D6A"/>
    <w:rsid w:val="00AF0007"/>
    <w:rsid w:val="00B04F7C"/>
    <w:rsid w:val="00B0582D"/>
    <w:rsid w:val="00B13C53"/>
    <w:rsid w:val="00B14D83"/>
    <w:rsid w:val="00B257ED"/>
    <w:rsid w:val="00B32003"/>
    <w:rsid w:val="00B372A5"/>
    <w:rsid w:val="00B378BE"/>
    <w:rsid w:val="00B74FD6"/>
    <w:rsid w:val="00B77E58"/>
    <w:rsid w:val="00B80462"/>
    <w:rsid w:val="00B82B2C"/>
    <w:rsid w:val="00B86E68"/>
    <w:rsid w:val="00B9076A"/>
    <w:rsid w:val="00B90FD6"/>
    <w:rsid w:val="00B9144C"/>
    <w:rsid w:val="00B95E71"/>
    <w:rsid w:val="00BA305D"/>
    <w:rsid w:val="00BA703F"/>
    <w:rsid w:val="00BB6A06"/>
    <w:rsid w:val="00BC7569"/>
    <w:rsid w:val="00BD042F"/>
    <w:rsid w:val="00BD23DC"/>
    <w:rsid w:val="00BD7672"/>
    <w:rsid w:val="00BE4A7B"/>
    <w:rsid w:val="00BF1090"/>
    <w:rsid w:val="00C05190"/>
    <w:rsid w:val="00C16C43"/>
    <w:rsid w:val="00C2207C"/>
    <w:rsid w:val="00C2330D"/>
    <w:rsid w:val="00C235F7"/>
    <w:rsid w:val="00C6058A"/>
    <w:rsid w:val="00C64019"/>
    <w:rsid w:val="00C70ECC"/>
    <w:rsid w:val="00C841D6"/>
    <w:rsid w:val="00C91524"/>
    <w:rsid w:val="00CA333D"/>
    <w:rsid w:val="00CA7C6B"/>
    <w:rsid w:val="00CB3349"/>
    <w:rsid w:val="00CB76CC"/>
    <w:rsid w:val="00CE609A"/>
    <w:rsid w:val="00CF2C7B"/>
    <w:rsid w:val="00CF3D55"/>
    <w:rsid w:val="00D03236"/>
    <w:rsid w:val="00D03F1F"/>
    <w:rsid w:val="00D46E20"/>
    <w:rsid w:val="00D5718C"/>
    <w:rsid w:val="00D76767"/>
    <w:rsid w:val="00D91FBF"/>
    <w:rsid w:val="00D9473C"/>
    <w:rsid w:val="00DB08F8"/>
    <w:rsid w:val="00DB358B"/>
    <w:rsid w:val="00DC7606"/>
    <w:rsid w:val="00DF5072"/>
    <w:rsid w:val="00E14B35"/>
    <w:rsid w:val="00E17FEA"/>
    <w:rsid w:val="00E241C3"/>
    <w:rsid w:val="00E33F8C"/>
    <w:rsid w:val="00E35606"/>
    <w:rsid w:val="00E43865"/>
    <w:rsid w:val="00E451A7"/>
    <w:rsid w:val="00E77BC5"/>
    <w:rsid w:val="00E85B68"/>
    <w:rsid w:val="00E85DFB"/>
    <w:rsid w:val="00E93268"/>
    <w:rsid w:val="00EB426B"/>
    <w:rsid w:val="00EB6636"/>
    <w:rsid w:val="00EB6BBC"/>
    <w:rsid w:val="00EE263D"/>
    <w:rsid w:val="00EE6000"/>
    <w:rsid w:val="00EE6823"/>
    <w:rsid w:val="00F06290"/>
    <w:rsid w:val="00F078E9"/>
    <w:rsid w:val="00F13BF2"/>
    <w:rsid w:val="00F14A85"/>
    <w:rsid w:val="00F4090E"/>
    <w:rsid w:val="00F41663"/>
    <w:rsid w:val="00F47232"/>
    <w:rsid w:val="00F473AD"/>
    <w:rsid w:val="00F53A3E"/>
    <w:rsid w:val="00F55B48"/>
    <w:rsid w:val="00F56117"/>
    <w:rsid w:val="00F56AA3"/>
    <w:rsid w:val="00F62DF0"/>
    <w:rsid w:val="00F65A0A"/>
    <w:rsid w:val="00F67246"/>
    <w:rsid w:val="00F72086"/>
    <w:rsid w:val="00F77ED8"/>
    <w:rsid w:val="00F86F56"/>
    <w:rsid w:val="00F9658D"/>
    <w:rsid w:val="00FA1D1F"/>
    <w:rsid w:val="00FA7C39"/>
    <w:rsid w:val="00FB5D58"/>
    <w:rsid w:val="00FD6A00"/>
    <w:rsid w:val="00FD7C40"/>
    <w:rsid w:val="00FE4C9E"/>
    <w:rsid w:val="00FE6859"/>
    <w:rsid w:val="00FF73D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BF1090"/>
    <w:pPr>
      <w:keepNext/>
      <w:keepLines/>
      <w:numPr>
        <w:numId w:val="5"/>
      </w:numPr>
      <w:tabs>
        <w:tab w:val="left" w:pos="6"/>
      </w:tabs>
      <w:spacing w:before="260" w:after="0"/>
      <w:contextualSpacing/>
      <w:jc w:val="center"/>
      <w:outlineLvl w:val="0"/>
    </w:pPr>
    <w:rPr>
      <w:rFonts w:eastAsia="Times New Roman"/>
      <w:b/>
      <w:bCs/>
      <w:caps/>
      <w:sz w:val="28"/>
      <w:szCs w:val="28"/>
    </w:rPr>
  </w:style>
  <w:style w:type="paragraph" w:styleId="Ttulo2">
    <w:name w:val="heading 2"/>
    <w:basedOn w:val="Normal"/>
    <w:next w:val="Normal"/>
    <w:link w:val="Ttulo2Car"/>
    <w:uiPriority w:val="9"/>
    <w:unhideWhenUsed/>
    <w:qFormat/>
    <w:rsid w:val="00BF1090"/>
    <w:pPr>
      <w:keepNext/>
      <w:keepLines/>
      <w:numPr>
        <w:ilvl w:val="1"/>
        <w:numId w:val="5"/>
      </w:numPr>
      <w:spacing w:before="360"/>
      <w:outlineLvl w:val="1"/>
    </w:pPr>
    <w:rPr>
      <w:rFonts w:eastAsia="Times New Roman"/>
      <w:b/>
      <w:bCs/>
      <w:szCs w:val="26"/>
    </w:rPr>
  </w:style>
  <w:style w:type="paragraph" w:styleId="Ttulo3">
    <w:name w:val="heading 3"/>
    <w:basedOn w:val="Normal"/>
    <w:next w:val="Normal"/>
    <w:link w:val="Ttulo3Car"/>
    <w:uiPriority w:val="9"/>
    <w:unhideWhenUsed/>
    <w:qFormat/>
    <w:rsid w:val="00BF1090"/>
    <w:pPr>
      <w:keepNext/>
      <w:keepLines/>
      <w:numPr>
        <w:ilvl w:val="2"/>
        <w:numId w:val="5"/>
      </w:numPr>
      <w:spacing w:before="300" w:after="0"/>
      <w:outlineLvl w:val="2"/>
    </w:pPr>
    <w:rPr>
      <w:rFonts w:eastAsia="Times New Roman"/>
      <w:b/>
      <w:bCs/>
    </w:rPr>
  </w:style>
  <w:style w:type="paragraph" w:styleId="Ttulo4">
    <w:name w:val="heading 4"/>
    <w:basedOn w:val="Normal"/>
    <w:next w:val="Normal"/>
    <w:link w:val="Ttulo4Car"/>
    <w:uiPriority w:val="9"/>
    <w:unhideWhenUsed/>
    <w:qFormat/>
    <w:rsid w:val="00BF1090"/>
    <w:pPr>
      <w:keepNext/>
      <w:keepLines/>
      <w:numPr>
        <w:ilvl w:val="3"/>
        <w:numId w:val="5"/>
      </w:numPr>
      <w:spacing w:before="200" w:after="0"/>
      <w:outlineLvl w:val="3"/>
    </w:pPr>
    <w:rPr>
      <w:rFonts w:eastAsia="Times New Roman"/>
      <w:b/>
      <w:bCs/>
      <w:iCs/>
    </w:rPr>
  </w:style>
  <w:style w:type="paragraph" w:styleId="Ttulo5">
    <w:name w:val="heading 5"/>
    <w:basedOn w:val="Normal"/>
    <w:next w:val="Normal"/>
    <w:link w:val="Ttulo5Car"/>
    <w:uiPriority w:val="9"/>
    <w:unhideWhenUsed/>
    <w:qFormat/>
    <w:rsid w:val="00BF1090"/>
    <w:pPr>
      <w:keepNext/>
      <w:keepLines/>
      <w:numPr>
        <w:ilvl w:val="4"/>
        <w:numId w:val="10"/>
      </w:numPr>
      <w:spacing w:before="200" w:after="0"/>
      <w:outlineLvl w:val="4"/>
    </w:pPr>
    <w:rPr>
      <w:rFonts w:ascii="Cambria" w:eastAsia="Times New Roman" w:hAnsi="Cambria"/>
      <w:color w:val="243F60"/>
    </w:rPr>
  </w:style>
  <w:style w:type="paragraph" w:styleId="Ttulo6">
    <w:name w:val="heading 6"/>
    <w:basedOn w:val="Normal"/>
    <w:next w:val="Normal"/>
    <w:link w:val="Ttulo6Car"/>
    <w:uiPriority w:val="9"/>
    <w:semiHidden/>
    <w:unhideWhenUsed/>
    <w:qFormat/>
    <w:rsid w:val="00BF1090"/>
    <w:pPr>
      <w:keepNext/>
      <w:keepLines/>
      <w:numPr>
        <w:ilvl w:val="5"/>
        <w:numId w:val="10"/>
      </w:numPr>
      <w:spacing w:before="200" w:after="0"/>
      <w:outlineLvl w:val="5"/>
    </w:pPr>
    <w:rPr>
      <w:rFonts w:ascii="Cambria" w:eastAsia="Times New Roman" w:hAnsi="Cambria"/>
      <w:i/>
      <w:iCs/>
      <w:color w:val="243F60"/>
    </w:rPr>
  </w:style>
  <w:style w:type="paragraph" w:styleId="Ttulo7">
    <w:name w:val="heading 7"/>
    <w:basedOn w:val="Normal"/>
    <w:next w:val="Normal"/>
    <w:link w:val="Ttulo7Car"/>
    <w:uiPriority w:val="9"/>
    <w:semiHidden/>
    <w:unhideWhenUsed/>
    <w:qFormat/>
    <w:rsid w:val="00BF1090"/>
    <w:pPr>
      <w:keepNext/>
      <w:keepLines/>
      <w:numPr>
        <w:ilvl w:val="6"/>
        <w:numId w:val="10"/>
      </w:numPr>
      <w:spacing w:before="200" w:after="0"/>
      <w:outlineLvl w:val="6"/>
    </w:pPr>
    <w:rPr>
      <w:rFonts w:ascii="Cambria" w:eastAsia="Times New Roman" w:hAnsi="Cambria"/>
      <w:i/>
      <w:iCs/>
      <w:color w:val="404040"/>
    </w:rPr>
  </w:style>
  <w:style w:type="paragraph" w:styleId="Ttulo8">
    <w:name w:val="heading 8"/>
    <w:basedOn w:val="Normal"/>
    <w:next w:val="Normal"/>
    <w:link w:val="Ttulo8Car"/>
    <w:uiPriority w:val="9"/>
    <w:semiHidden/>
    <w:unhideWhenUsed/>
    <w:qFormat/>
    <w:rsid w:val="00BF1090"/>
    <w:pPr>
      <w:keepNext/>
      <w:keepLines/>
      <w:numPr>
        <w:ilvl w:val="7"/>
        <w:numId w:val="10"/>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
    <w:semiHidden/>
    <w:unhideWhenUsed/>
    <w:qFormat/>
    <w:rsid w:val="00BF1090"/>
    <w:pPr>
      <w:keepNext/>
      <w:keepLines/>
      <w:numPr>
        <w:ilvl w:val="8"/>
        <w:numId w:val="10"/>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TEquationSection">
    <w:name w:val="MTEquationSection"/>
    <w:rsid w:val="00BF1090"/>
    <w:rPr>
      <w:rFonts w:cs="Times New Roman"/>
      <w:vanish w:val="0"/>
      <w:color w:val="FF0000"/>
    </w:rPr>
  </w:style>
  <w:style w:type="paragraph" w:customStyle="1" w:styleId="MTDisplayEquation">
    <w:name w:val="MTDisplayEquation"/>
    <w:basedOn w:val="Normal"/>
    <w:next w:val="Normal"/>
    <w:link w:val="MTDisplayEquationCar"/>
    <w:rsid w:val="00BF1090"/>
    <w:pPr>
      <w:tabs>
        <w:tab w:val="center" w:pos="4680"/>
        <w:tab w:val="right" w:pos="9072"/>
      </w:tabs>
    </w:pPr>
    <w:rPr>
      <w:szCs w:val="24"/>
      <w:lang w:val="es-ES"/>
    </w:rPr>
  </w:style>
  <w:style w:type="character" w:customStyle="1" w:styleId="MTDisplayEquationCar">
    <w:name w:val="MTDisplayEquation Car"/>
    <w:basedOn w:val="Fuentedeprrafopredeter"/>
    <w:link w:val="MTDisplayEquation"/>
    <w:rsid w:val="00BF1090"/>
  </w:style>
  <w:style w:type="paragraph" w:styleId="Prrafodelista">
    <w:name w:val="List Paragraph"/>
    <w:basedOn w:val="Normal"/>
    <w:uiPriority w:val="34"/>
    <w:qFormat/>
    <w:rsid w:val="00BF1090"/>
    <w:pPr>
      <w:ind w:left="720"/>
      <w:contextualSpacing/>
    </w:pPr>
  </w:style>
  <w:style w:type="character" w:customStyle="1" w:styleId="Ttulo2Car">
    <w:name w:val="Título 2 Car"/>
    <w:link w:val="Ttulo2"/>
    <w:uiPriority w:val="9"/>
    <w:rsid w:val="006E0ECA"/>
    <w:rPr>
      <w:rFonts w:ascii="Times New Roman" w:eastAsia="Times New Roman" w:hAnsi="Times New Roman" w:cs="Times New Roman"/>
      <w:b/>
      <w:bCs/>
      <w:sz w:val="24"/>
      <w:szCs w:val="26"/>
    </w:rPr>
  </w:style>
  <w:style w:type="character" w:customStyle="1" w:styleId="Ttulo3Car">
    <w:name w:val="Título 3 Car"/>
    <w:link w:val="Ttulo3"/>
    <w:uiPriority w:val="9"/>
    <w:rsid w:val="006E0ECA"/>
    <w:rPr>
      <w:rFonts w:ascii="Times New Roman" w:eastAsia="Times New Roman" w:hAnsi="Times New Roman" w:cs="Times New Roman"/>
      <w:b/>
      <w:bCs/>
      <w:sz w:val="24"/>
    </w:rPr>
  </w:style>
  <w:style w:type="paragraph" w:styleId="Textodeglobo">
    <w:name w:val="Balloon Text"/>
    <w:basedOn w:val="Normal"/>
    <w:link w:val="TextodegloboCar"/>
    <w:uiPriority w:val="99"/>
    <w:semiHidden/>
    <w:unhideWhenUsed/>
    <w:rsid w:val="00BF109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0ECA"/>
    <w:rPr>
      <w:rFonts w:ascii="Tahoma" w:hAnsi="Tahoma" w:cs="Tahoma"/>
      <w:sz w:val="16"/>
      <w:szCs w:val="16"/>
    </w:rPr>
  </w:style>
  <w:style w:type="character" w:styleId="Hipervnculo">
    <w:name w:val="Hyperlink"/>
    <w:uiPriority w:val="99"/>
    <w:rsid w:val="00BF1090"/>
    <w:rPr>
      <w:color w:val="0000FF"/>
      <w:u w:val="single"/>
    </w:rPr>
  </w:style>
  <w:style w:type="character" w:customStyle="1" w:styleId="Ttulo1Car">
    <w:name w:val="Título 1 Car"/>
    <w:link w:val="Ttulo1"/>
    <w:uiPriority w:val="9"/>
    <w:rsid w:val="00FE4C9E"/>
    <w:rPr>
      <w:rFonts w:ascii="Times New Roman" w:eastAsia="Times New Roman" w:hAnsi="Times New Roman" w:cs="Times New Roman"/>
      <w:b/>
      <w:bCs/>
      <w:caps/>
      <w:sz w:val="28"/>
      <w:szCs w:val="28"/>
    </w:rPr>
  </w:style>
  <w:style w:type="character" w:customStyle="1" w:styleId="Ttulo5Car">
    <w:name w:val="Título 5 Car"/>
    <w:link w:val="Ttulo5"/>
    <w:uiPriority w:val="9"/>
    <w:rsid w:val="00FE4C9E"/>
    <w:rPr>
      <w:rFonts w:ascii="Cambria" w:eastAsia="Times New Roman" w:hAnsi="Cambria" w:cs="Times New Roman"/>
      <w:color w:val="243F60"/>
      <w:sz w:val="24"/>
    </w:rPr>
  </w:style>
  <w:style w:type="character" w:customStyle="1" w:styleId="Ttulo4Car">
    <w:name w:val="Título 4 Car"/>
    <w:link w:val="Ttulo4"/>
    <w:uiPriority w:val="9"/>
    <w:rsid w:val="00A97389"/>
    <w:rPr>
      <w:rFonts w:ascii="Times New Roman" w:eastAsia="Times New Roman" w:hAnsi="Times New Roman" w:cs="Times New Roman"/>
      <w:b/>
      <w:bCs/>
      <w:iCs/>
      <w:sz w:val="24"/>
    </w:rPr>
  </w:style>
  <w:style w:type="paragraph" w:styleId="Textocomentario">
    <w:name w:val="annotation text"/>
    <w:basedOn w:val="Normal"/>
    <w:link w:val="TextocomentarioCar"/>
    <w:uiPriority w:val="99"/>
    <w:unhideWhenUsed/>
    <w:rsid w:val="00BF1090"/>
    <w:pPr>
      <w:spacing w:line="240" w:lineRule="auto"/>
    </w:pPr>
    <w:rPr>
      <w:sz w:val="20"/>
      <w:szCs w:val="20"/>
    </w:rPr>
  </w:style>
  <w:style w:type="character" w:customStyle="1" w:styleId="TextocomentarioCar">
    <w:name w:val="Texto comentario Car"/>
    <w:link w:val="Textocomentario"/>
    <w:uiPriority w:val="99"/>
    <w:rsid w:val="00BF109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F1090"/>
    <w:rPr>
      <w:b/>
      <w:bCs/>
    </w:rPr>
  </w:style>
  <w:style w:type="character" w:customStyle="1" w:styleId="AsuntodelcomentarioCar">
    <w:name w:val="Asunto del comentario Car"/>
    <w:link w:val="Asuntodelcomentario"/>
    <w:uiPriority w:val="99"/>
    <w:semiHidden/>
    <w:rsid w:val="00BF1090"/>
    <w:rPr>
      <w:rFonts w:ascii="Times New Roman" w:hAnsi="Times New Roman"/>
      <w:b/>
      <w:bCs/>
      <w:sz w:val="20"/>
      <w:szCs w:val="20"/>
    </w:rPr>
  </w:style>
  <w:style w:type="paragraph" w:customStyle="1" w:styleId="Capitulo">
    <w:name w:val="Capitulo"/>
    <w:basedOn w:val="Ttulo1"/>
    <w:qFormat/>
    <w:rsid w:val="00BF1090"/>
    <w:pPr>
      <w:numPr>
        <w:numId w:val="0"/>
      </w:numPr>
    </w:pPr>
  </w:style>
  <w:style w:type="paragraph" w:styleId="Encabezado">
    <w:name w:val="header"/>
    <w:basedOn w:val="Normal"/>
    <w:link w:val="Encabezado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EncabezadoCar">
    <w:name w:val="Encabezado Car"/>
    <w:link w:val="Encabezado"/>
    <w:uiPriority w:val="99"/>
    <w:rsid w:val="00BF1090"/>
    <w:rPr>
      <w:rFonts w:ascii="Times New Roman" w:eastAsia="Times New Roman" w:hAnsi="Times New Roman"/>
      <w:sz w:val="24"/>
      <w:szCs w:val="24"/>
      <w:lang w:val="es-ES" w:eastAsia="es-ES"/>
    </w:rPr>
  </w:style>
  <w:style w:type="character" w:styleId="nfasis">
    <w:name w:val="Emphasis"/>
    <w:uiPriority w:val="20"/>
    <w:qFormat/>
    <w:rsid w:val="00BF1090"/>
    <w:rPr>
      <w:i/>
      <w:iCs/>
    </w:rPr>
  </w:style>
  <w:style w:type="paragraph" w:styleId="Epgrafe">
    <w:name w:val="caption"/>
    <w:basedOn w:val="Normal"/>
    <w:next w:val="Normal"/>
    <w:uiPriority w:val="35"/>
    <w:unhideWhenUsed/>
    <w:qFormat/>
    <w:rsid w:val="00287FF2"/>
    <w:pPr>
      <w:keepNext/>
      <w:spacing w:before="120" w:after="120" w:line="240" w:lineRule="auto"/>
      <w:ind w:firstLine="0"/>
      <w:jc w:val="center"/>
    </w:pPr>
    <w:rPr>
      <w:rFonts w:ascii="Calibri" w:hAnsi="Calibri" w:cs="Calibri"/>
      <w:b/>
      <w:bCs/>
      <w:sz w:val="22"/>
    </w:rPr>
  </w:style>
  <w:style w:type="table" w:customStyle="1" w:styleId="EstiloCentradoInterlineadosencillo">
    <w:name w:val="Estilo Centrado Interlineado:  sencillo"/>
    <w:basedOn w:val="Tablanormal"/>
    <w:uiPriority w:val="99"/>
    <w:rsid w:val="00BF1090"/>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Normal"/>
    <w:rsid w:val="00BF1090"/>
    <w:rPr>
      <w:rFonts w:eastAsia="Times New Roman"/>
      <w:bCs/>
      <w:szCs w:val="20"/>
    </w:rPr>
  </w:style>
  <w:style w:type="paragraph" w:customStyle="1" w:styleId="EstiloEpgrafe11ptoSinNegritaAutomticoCentrado1">
    <w:name w:val="Estilo Epígrafe + 11 pto Sin Negrita Automático Centrado1"/>
    <w:basedOn w:val="Normal"/>
    <w:qFormat/>
    <w:rsid w:val="00BF1090"/>
    <w:rPr>
      <w:rFonts w:eastAsia="Times New Roman"/>
      <w:bCs/>
      <w:szCs w:val="20"/>
    </w:rPr>
  </w:style>
  <w:style w:type="paragraph" w:customStyle="1" w:styleId="EstiloEpgrafeCentrado">
    <w:name w:val="Estilo Epígrafe + Centrado"/>
    <w:basedOn w:val="Normal"/>
    <w:rsid w:val="00BF1090"/>
    <w:rPr>
      <w:rFonts w:eastAsia="Times New Roman"/>
      <w:bCs/>
      <w:szCs w:val="20"/>
    </w:rPr>
  </w:style>
  <w:style w:type="paragraph" w:customStyle="1" w:styleId="EstiloNegritaCentradoInterlineadosencillo">
    <w:name w:val="Estilo Negrita Centrado Interlineado:  sencillo"/>
    <w:basedOn w:val="Normal"/>
    <w:rsid w:val="00BF1090"/>
    <w:pPr>
      <w:spacing w:after="0" w:line="240" w:lineRule="auto"/>
      <w:jc w:val="center"/>
    </w:pPr>
    <w:rPr>
      <w:rFonts w:eastAsia="Times New Roman"/>
      <w:b/>
      <w:bCs/>
      <w:szCs w:val="20"/>
    </w:rPr>
  </w:style>
  <w:style w:type="paragraph" w:customStyle="1" w:styleId="EstiloPrrafodelistaJustificadoInterlineado15lneas">
    <w:name w:val="Estilo Párrafo de lista + Justificado Interlineado:  15 líneas"/>
    <w:basedOn w:val="Prrafodelista"/>
    <w:rsid w:val="00BF1090"/>
    <w:rPr>
      <w:rFonts w:eastAsia="Times New Roman"/>
      <w:szCs w:val="20"/>
    </w:rPr>
  </w:style>
  <w:style w:type="paragraph" w:customStyle="1" w:styleId="EstiloPrrafodelistaJustificadoInterlineado15lneas1">
    <w:name w:val="Estilo Párrafo de lista + Justificado Interlineado:  15 líneas1"/>
    <w:basedOn w:val="Prrafodelista"/>
    <w:rsid w:val="00BF1090"/>
    <w:rPr>
      <w:rFonts w:eastAsia="Times New Roman"/>
      <w:szCs w:val="20"/>
    </w:rPr>
  </w:style>
  <w:style w:type="table" w:customStyle="1" w:styleId="Listavistosa1">
    <w:name w:val="Lista vistosa1"/>
    <w:basedOn w:val="Tablanormal"/>
    <w:uiPriority w:val="72"/>
    <w:rsid w:val="00BF1090"/>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paragraph" w:styleId="Mapadeldocumento">
    <w:name w:val="Document Map"/>
    <w:basedOn w:val="Normal"/>
    <w:link w:val="MapadeldocumentoCar"/>
    <w:uiPriority w:val="99"/>
    <w:semiHidden/>
    <w:unhideWhenUsed/>
    <w:rsid w:val="00BF1090"/>
    <w:pPr>
      <w:spacing w:before="0" w:after="0" w:line="240" w:lineRule="auto"/>
    </w:pPr>
    <w:rPr>
      <w:rFonts w:ascii="Tahoma" w:hAnsi="Tahoma" w:cs="Tahoma"/>
      <w:sz w:val="16"/>
      <w:szCs w:val="16"/>
    </w:rPr>
  </w:style>
  <w:style w:type="character" w:customStyle="1" w:styleId="MapadeldocumentoCar">
    <w:name w:val="Mapa del documento Car"/>
    <w:link w:val="Mapadeldocumento"/>
    <w:uiPriority w:val="99"/>
    <w:semiHidden/>
    <w:rsid w:val="00BF1090"/>
    <w:rPr>
      <w:rFonts w:ascii="Tahoma" w:hAnsi="Tahoma" w:cs="Tahoma"/>
      <w:sz w:val="16"/>
      <w:szCs w:val="16"/>
    </w:rPr>
  </w:style>
  <w:style w:type="paragraph" w:styleId="NormalWeb">
    <w:name w:val="Normal (Web)"/>
    <w:basedOn w:val="Normal"/>
    <w:link w:val="NormalWebCar"/>
    <w:uiPriority w:val="99"/>
    <w:unhideWhenUsed/>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qFormat/>
    <w:rsid w:val="00BF1090"/>
    <w:pPr>
      <w:spacing w:before="0" w:after="0" w:line="240" w:lineRule="auto"/>
      <w:ind w:firstLine="0"/>
      <w:contextualSpacing/>
      <w:jc w:val="center"/>
    </w:pPr>
  </w:style>
  <w:style w:type="paragraph" w:customStyle="1" w:styleId="normalsinsangria">
    <w:name w:val="normal sin sangria"/>
    <w:basedOn w:val="Normal"/>
    <w:link w:val="normalsinsangriaCar"/>
    <w:qFormat/>
    <w:rsid w:val="00BF1090"/>
    <w:pPr>
      <w:spacing w:line="240" w:lineRule="auto"/>
      <w:ind w:firstLine="0"/>
      <w:contextualSpacing/>
      <w:jc w:val="center"/>
    </w:pPr>
  </w:style>
  <w:style w:type="character" w:styleId="Nmerodepgina">
    <w:name w:val="page number"/>
    <w:basedOn w:val="Fuentedeprrafopredeter"/>
    <w:rsid w:val="00BF1090"/>
  </w:style>
  <w:style w:type="paragraph" w:styleId="Piedepgina">
    <w:name w:val="footer"/>
    <w:basedOn w:val="Normal"/>
    <w:link w:val="Piedepgina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PiedepginaCar">
    <w:name w:val="Pie de página Car"/>
    <w:link w:val="Piedepgina"/>
    <w:uiPriority w:val="99"/>
    <w:rsid w:val="00BF1090"/>
    <w:rPr>
      <w:rFonts w:ascii="Times New Roman" w:eastAsia="Times New Roman" w:hAnsi="Times New Roman"/>
      <w:sz w:val="24"/>
      <w:szCs w:val="24"/>
      <w:lang w:val="es-ES" w:eastAsia="es-ES"/>
    </w:rPr>
  </w:style>
  <w:style w:type="character" w:styleId="Refdecomentario">
    <w:name w:val="annotation reference"/>
    <w:uiPriority w:val="99"/>
    <w:semiHidden/>
    <w:unhideWhenUsed/>
    <w:rsid w:val="00BF1090"/>
    <w:rPr>
      <w:sz w:val="16"/>
      <w:szCs w:val="16"/>
    </w:rPr>
  </w:style>
  <w:style w:type="paragraph" w:styleId="Sinespaciado">
    <w:name w:val="No Spacing"/>
    <w:uiPriority w:val="1"/>
    <w:qFormat/>
    <w:rsid w:val="00BF1090"/>
    <w:pPr>
      <w:ind w:firstLine="397"/>
      <w:jc w:val="both"/>
    </w:pPr>
    <w:rPr>
      <w:rFonts w:ascii="Times New Roman" w:hAnsi="Times New Roman"/>
      <w:sz w:val="24"/>
      <w:szCs w:val="22"/>
      <w:lang w:eastAsia="en-US"/>
    </w:rPr>
  </w:style>
  <w:style w:type="character" w:customStyle="1" w:styleId="small">
    <w:name w:val="small"/>
    <w:basedOn w:val="Fuentedeprrafopredeter"/>
    <w:rsid w:val="00BF1090"/>
  </w:style>
  <w:style w:type="table" w:styleId="Tablaconcuadrcula">
    <w:name w:val="Table Grid"/>
    <w:basedOn w:val="Tablanormal"/>
    <w:uiPriority w:val="59"/>
    <w:rsid w:val="00BF10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F1090"/>
    <w:pPr>
      <w:spacing w:before="0" w:after="0"/>
      <w:ind w:left="480" w:hanging="480"/>
      <w:jc w:val="left"/>
    </w:pPr>
    <w:rPr>
      <w:rFonts w:cs="Calibri"/>
      <w:sz w:val="20"/>
      <w:szCs w:val="20"/>
    </w:rPr>
  </w:style>
  <w:style w:type="paragraph" w:customStyle="1" w:styleId="TablaNormal0">
    <w:name w:val="Tabla Normal"/>
    <w:basedOn w:val="Normal"/>
    <w:link w:val="TablaNormalCar"/>
    <w:qFormat/>
    <w:rsid w:val="00BF1090"/>
    <w:pPr>
      <w:spacing w:before="0" w:after="0" w:line="240" w:lineRule="auto"/>
      <w:ind w:firstLine="0"/>
      <w:jc w:val="center"/>
    </w:pPr>
    <w:rPr>
      <w:rFonts w:ascii="Calibri" w:hAnsi="Calibri"/>
      <w:sz w:val="22"/>
    </w:rPr>
  </w:style>
  <w:style w:type="paragraph" w:styleId="TDC1">
    <w:name w:val="toc 1"/>
    <w:basedOn w:val="Normal"/>
    <w:next w:val="Normal"/>
    <w:uiPriority w:val="39"/>
    <w:qFormat/>
    <w:rsid w:val="00BF1090"/>
    <w:pPr>
      <w:tabs>
        <w:tab w:val="left" w:pos="1276"/>
        <w:tab w:val="right" w:leader="dot" w:pos="9072"/>
      </w:tabs>
      <w:spacing w:before="160" w:after="160"/>
      <w:ind w:right="49" w:firstLine="0"/>
      <w:jc w:val="left"/>
    </w:pPr>
    <w:rPr>
      <w:rFonts w:eastAsia="Times New Roman" w:cs="Calibri"/>
      <w:b/>
      <w:bCs/>
      <w:caps/>
      <w:noProof/>
      <w:sz w:val="22"/>
      <w:lang w:val="es-ES" w:eastAsia="es-ES"/>
    </w:rPr>
  </w:style>
  <w:style w:type="paragraph" w:styleId="TDC2">
    <w:name w:val="toc 2"/>
    <w:basedOn w:val="Normal"/>
    <w:next w:val="Normal"/>
    <w:autoRedefine/>
    <w:uiPriority w:val="39"/>
    <w:qFormat/>
    <w:rsid w:val="00BF1090"/>
    <w:pPr>
      <w:tabs>
        <w:tab w:val="left" w:pos="709"/>
        <w:tab w:val="right" w:leader="dot" w:pos="9072"/>
      </w:tabs>
      <w:spacing w:after="80"/>
      <w:ind w:left="284" w:firstLine="0"/>
    </w:pPr>
    <w:rPr>
      <w:rFonts w:eastAsia="Times New Roman" w:cs="Calibri"/>
      <w:smallCaps/>
      <w:noProof/>
      <w:sz w:val="22"/>
      <w:lang w:val="es-ES" w:eastAsia="es-ES"/>
    </w:rPr>
  </w:style>
  <w:style w:type="paragraph" w:styleId="TDC3">
    <w:name w:val="toc 3"/>
    <w:basedOn w:val="Normal"/>
    <w:next w:val="Normal"/>
    <w:autoRedefine/>
    <w:uiPriority w:val="39"/>
    <w:unhideWhenUsed/>
    <w:qFormat/>
    <w:rsid w:val="00BF1090"/>
    <w:pPr>
      <w:tabs>
        <w:tab w:val="left" w:pos="1134"/>
        <w:tab w:val="right" w:leader="dot" w:pos="9072"/>
      </w:tabs>
      <w:spacing w:before="80" w:after="80"/>
      <w:ind w:left="567" w:firstLine="0"/>
    </w:pPr>
    <w:rPr>
      <w:rFonts w:cs="Calibri"/>
      <w:smallCaps/>
      <w:noProof/>
      <w:sz w:val="22"/>
    </w:rPr>
  </w:style>
  <w:style w:type="paragraph" w:styleId="TDC7">
    <w:name w:val="toc 7"/>
    <w:basedOn w:val="Normal"/>
    <w:next w:val="Normal"/>
    <w:autoRedefine/>
    <w:uiPriority w:val="39"/>
    <w:semiHidden/>
    <w:unhideWhenUsed/>
    <w:rsid w:val="00BF1090"/>
    <w:pPr>
      <w:spacing w:after="100"/>
      <w:ind w:left="1320"/>
    </w:pPr>
  </w:style>
  <w:style w:type="paragraph" w:styleId="TDC9">
    <w:name w:val="toc 9"/>
    <w:basedOn w:val="Normal"/>
    <w:next w:val="Normal"/>
    <w:autoRedefine/>
    <w:uiPriority w:val="39"/>
    <w:semiHidden/>
    <w:unhideWhenUsed/>
    <w:rsid w:val="00BF1090"/>
    <w:pPr>
      <w:spacing w:after="100"/>
      <w:ind w:left="1760"/>
    </w:pPr>
  </w:style>
  <w:style w:type="character" w:styleId="Textoennegrita">
    <w:name w:val="Strong"/>
    <w:uiPriority w:val="22"/>
    <w:qFormat/>
    <w:rsid w:val="00BF1090"/>
    <w:rPr>
      <w:b/>
      <w:bCs/>
    </w:rPr>
  </w:style>
  <w:style w:type="paragraph" w:styleId="Ttulo">
    <w:name w:val="Title"/>
    <w:basedOn w:val="Normal"/>
    <w:next w:val="Normal"/>
    <w:link w:val="TtuloCar"/>
    <w:uiPriority w:val="10"/>
    <w:qFormat/>
    <w:rsid w:val="00BF109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link w:val="Ttulo"/>
    <w:uiPriority w:val="10"/>
    <w:rsid w:val="00BF1090"/>
    <w:rPr>
      <w:rFonts w:ascii="Cambria" w:eastAsia="Times New Roman" w:hAnsi="Cambria" w:cs="Times New Roman"/>
      <w:color w:val="17365D"/>
      <w:spacing w:val="5"/>
      <w:kern w:val="28"/>
      <w:sz w:val="52"/>
      <w:szCs w:val="52"/>
    </w:rPr>
  </w:style>
  <w:style w:type="character" w:customStyle="1" w:styleId="Ttulo6Car">
    <w:name w:val="Título 6 Car"/>
    <w:link w:val="Ttulo6"/>
    <w:uiPriority w:val="9"/>
    <w:semiHidden/>
    <w:rsid w:val="00BF1090"/>
    <w:rPr>
      <w:rFonts w:ascii="Cambria" w:eastAsia="Times New Roman" w:hAnsi="Cambria" w:cs="Times New Roman"/>
      <w:i/>
      <w:iCs/>
      <w:color w:val="243F60"/>
      <w:sz w:val="24"/>
    </w:rPr>
  </w:style>
  <w:style w:type="character" w:customStyle="1" w:styleId="Ttulo7Car">
    <w:name w:val="Título 7 Car"/>
    <w:link w:val="Ttulo7"/>
    <w:uiPriority w:val="9"/>
    <w:semiHidden/>
    <w:rsid w:val="00BF1090"/>
    <w:rPr>
      <w:rFonts w:ascii="Cambria" w:eastAsia="Times New Roman" w:hAnsi="Cambria" w:cs="Times New Roman"/>
      <w:i/>
      <w:iCs/>
      <w:color w:val="404040"/>
      <w:sz w:val="24"/>
    </w:rPr>
  </w:style>
  <w:style w:type="character" w:customStyle="1" w:styleId="Ttulo8Car">
    <w:name w:val="Título 8 Car"/>
    <w:link w:val="Ttulo8"/>
    <w:uiPriority w:val="9"/>
    <w:semiHidden/>
    <w:rsid w:val="00BF1090"/>
    <w:rPr>
      <w:rFonts w:ascii="Cambria" w:eastAsia="Times New Roman" w:hAnsi="Cambria" w:cs="Times New Roman"/>
      <w:color w:val="404040"/>
      <w:sz w:val="20"/>
      <w:szCs w:val="20"/>
    </w:rPr>
  </w:style>
  <w:style w:type="character" w:customStyle="1" w:styleId="Ttulo9Car">
    <w:name w:val="Título 9 Car"/>
    <w:link w:val="Ttulo9"/>
    <w:uiPriority w:val="9"/>
    <w:semiHidden/>
    <w:rsid w:val="00BF1090"/>
    <w:rPr>
      <w:rFonts w:ascii="Cambria" w:eastAsia="Times New Roman" w:hAnsi="Cambria" w:cs="Times New Roman"/>
      <w:i/>
      <w:iCs/>
      <w:color w:val="404040"/>
      <w:sz w:val="20"/>
      <w:szCs w:val="20"/>
    </w:rPr>
  </w:style>
  <w:style w:type="paragraph" w:styleId="TtulodeTDC">
    <w:name w:val="TOC Heading"/>
    <w:basedOn w:val="Ttulo1"/>
    <w:next w:val="Normal"/>
    <w:uiPriority w:val="39"/>
    <w:unhideWhenUsed/>
    <w:qFormat/>
    <w:rsid w:val="00BF1090"/>
    <w:pPr>
      <w:numPr>
        <w:numId w:val="0"/>
      </w:numPr>
      <w:spacing w:line="276" w:lineRule="auto"/>
      <w:jc w:val="left"/>
      <w:outlineLvl w:val="9"/>
    </w:pPr>
    <w:rPr>
      <w:rFonts w:ascii="Cambria" w:hAnsi="Cambria"/>
      <w:color w:val="365F91"/>
      <w:lang w:val="es-ES"/>
    </w:rPr>
  </w:style>
  <w:style w:type="paragraph" w:customStyle="1" w:styleId="Titulotablanormal">
    <w:name w:val="Titulo tabla normal"/>
    <w:basedOn w:val="TablaNormal0"/>
    <w:link w:val="TitulotablanormalCar"/>
    <w:qFormat/>
    <w:rsid w:val="00BF1090"/>
    <w:rPr>
      <w:b/>
      <w:lang w:val="es-ES"/>
    </w:rPr>
  </w:style>
  <w:style w:type="paragraph" w:customStyle="1" w:styleId="Titulosnormales">
    <w:name w:val="Titulos normales"/>
    <w:basedOn w:val="Normal"/>
    <w:link w:val="TitulosnormalesCar"/>
    <w:qFormat/>
    <w:rsid w:val="00BF1090"/>
    <w:pPr>
      <w:spacing w:before="300"/>
      <w:ind w:firstLine="0"/>
    </w:pPr>
    <w:rPr>
      <w:b/>
      <w:szCs w:val="24"/>
      <w:lang w:eastAsia="es-ES"/>
    </w:rPr>
  </w:style>
  <w:style w:type="character" w:customStyle="1" w:styleId="MTDisplayEquationChar">
    <w:name w:val="MTDisplayEquation Char"/>
    <w:rsid w:val="00BF1090"/>
    <w:rPr>
      <w:rFonts w:ascii="Times New Roman" w:hAnsi="Times New Roman"/>
      <w:sz w:val="24"/>
      <w:szCs w:val="24"/>
      <w:lang w:val="es-ES"/>
    </w:rPr>
  </w:style>
  <w:style w:type="character" w:customStyle="1" w:styleId="NormalWebCar">
    <w:name w:val="Normal (Web) Car"/>
    <w:link w:val="NormalWeb"/>
    <w:uiPriority w:val="99"/>
    <w:rsid w:val="00BF1090"/>
    <w:rPr>
      <w:rFonts w:ascii="Times New Roman" w:eastAsia="Times New Roman" w:hAnsi="Times New Roman"/>
      <w:sz w:val="24"/>
      <w:szCs w:val="24"/>
    </w:rPr>
  </w:style>
  <w:style w:type="character" w:customStyle="1" w:styleId="TitulosnormalesCar">
    <w:name w:val="Titulos normales Car"/>
    <w:link w:val="Titulosnormales"/>
    <w:rsid w:val="00BF1090"/>
    <w:rPr>
      <w:rFonts w:ascii="Times New Roman" w:hAnsi="Times New Roman"/>
      <w:b/>
      <w:sz w:val="24"/>
      <w:szCs w:val="24"/>
      <w:lang w:eastAsia="es-ES"/>
    </w:rPr>
  </w:style>
  <w:style w:type="character" w:customStyle="1" w:styleId="TablaNormalCar">
    <w:name w:val="Tabla Normal Car"/>
    <w:basedOn w:val="Fuentedeprrafopredeter"/>
    <w:link w:val="TablaNormal0"/>
    <w:rsid w:val="00BF1090"/>
  </w:style>
  <w:style w:type="character" w:customStyle="1" w:styleId="TitulotablanormalCar">
    <w:name w:val="Titulo tabla normal Car"/>
    <w:link w:val="Titulotablanormal"/>
    <w:rsid w:val="00BF1090"/>
    <w:rPr>
      <w:b/>
      <w:lang w:val="es-ES"/>
    </w:rPr>
  </w:style>
  <w:style w:type="character" w:customStyle="1" w:styleId="normalsinsangriaCar">
    <w:name w:val="normal sin sangria Car"/>
    <w:link w:val="normalsinsangria"/>
    <w:rsid w:val="00BF1090"/>
    <w:rPr>
      <w:rFonts w:ascii="Times New Roman" w:hAnsi="Times New Roman"/>
      <w:sz w:val="24"/>
    </w:rPr>
  </w:style>
  <w:style w:type="character" w:customStyle="1" w:styleId="NormalsininterlineadoCar">
    <w:name w:val="Normal sin interlineado Car"/>
    <w:link w:val="Normalsininterlineado"/>
    <w:rsid w:val="00BF1090"/>
    <w:rPr>
      <w:rFonts w:ascii="Times New Roman" w:hAnsi="Times New Roman"/>
      <w:sz w:val="24"/>
    </w:rPr>
  </w:style>
  <w:style w:type="paragraph" w:customStyle="1" w:styleId="Imagenes">
    <w:name w:val="Imagenes"/>
    <w:basedOn w:val="Normal"/>
    <w:link w:val="ImagenesCar1"/>
    <w:qFormat/>
    <w:rsid w:val="009D01F6"/>
    <w:pPr>
      <w:keepNext/>
      <w:spacing w:before="0" w:after="0" w:line="240" w:lineRule="auto"/>
      <w:ind w:firstLine="0"/>
      <w:contextualSpacing/>
      <w:jc w:val="center"/>
    </w:pPr>
    <w:rPr>
      <w:noProof/>
    </w:rPr>
  </w:style>
  <w:style w:type="character" w:customStyle="1" w:styleId="ImagenesCar">
    <w:name w:val="Imagenes Car"/>
    <w:rsid w:val="00287FF2"/>
    <w:rPr>
      <w:noProof/>
      <w:lang w:eastAsia="es-VE"/>
    </w:rPr>
  </w:style>
  <w:style w:type="character" w:customStyle="1" w:styleId="ImagenesCar1">
    <w:name w:val="Imagenes Car1"/>
    <w:link w:val="Imagenes"/>
    <w:rsid w:val="009D01F6"/>
    <w:rPr>
      <w:rFonts w:ascii="Times New Roman" w:hAnsi="Times New Roman"/>
      <w:noProof/>
      <w:sz w:val="24"/>
      <w:szCs w:val="22"/>
      <w:lang w:eastAsia="en-US"/>
    </w:rPr>
  </w:style>
  <w:style w:type="paragraph" w:styleId="Revisin">
    <w:name w:val="Revision"/>
    <w:hidden/>
    <w:uiPriority w:val="99"/>
    <w:semiHidden/>
    <w:rsid w:val="00FF73DC"/>
    <w:rPr>
      <w:rFonts w:ascii="Times New Roman" w:hAnsi="Times New Roman"/>
      <w:sz w:val="24"/>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74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43.wmf"/><Relationship Id="rId21" Type="http://schemas.openxmlformats.org/officeDocument/2006/relationships/oleObject" Target="embeddings/oleObject2.bin"/><Relationship Id="rId42" Type="http://schemas.openxmlformats.org/officeDocument/2006/relationships/image" Target="media/image14.wmf"/><Relationship Id="rId63" Type="http://schemas.openxmlformats.org/officeDocument/2006/relationships/oleObject" Target="embeddings/oleObject23.bin"/><Relationship Id="rId84" Type="http://schemas.openxmlformats.org/officeDocument/2006/relationships/image" Target="media/image36.wmf"/><Relationship Id="rId138" Type="http://schemas.openxmlformats.org/officeDocument/2006/relationships/image" Target="media/image62.wmf"/><Relationship Id="rId159" Type="http://schemas.openxmlformats.org/officeDocument/2006/relationships/oleObject" Target="embeddings/oleObject68.bin"/><Relationship Id="rId324" Type="http://schemas.openxmlformats.org/officeDocument/2006/relationships/image" Target="media/image157.wmf"/><Relationship Id="rId345" Type="http://schemas.openxmlformats.org/officeDocument/2006/relationships/oleObject" Target="embeddings/oleObject159.bin"/><Relationship Id="rId366" Type="http://schemas.openxmlformats.org/officeDocument/2006/relationships/image" Target="media/image179.wmf"/><Relationship Id="rId387" Type="http://schemas.openxmlformats.org/officeDocument/2006/relationships/fontTable" Target="fontTable.xml"/><Relationship Id="rId170" Type="http://schemas.openxmlformats.org/officeDocument/2006/relationships/image" Target="media/image78.wmf"/><Relationship Id="rId191" Type="http://schemas.openxmlformats.org/officeDocument/2006/relationships/oleObject" Target="embeddings/oleObject84.bin"/><Relationship Id="rId205" Type="http://schemas.openxmlformats.org/officeDocument/2006/relationships/oleObject" Target="embeddings/oleObject91.bin"/><Relationship Id="rId226" Type="http://schemas.openxmlformats.org/officeDocument/2006/relationships/image" Target="media/image106.wmf"/><Relationship Id="rId247" Type="http://schemas.openxmlformats.org/officeDocument/2006/relationships/oleObject" Target="embeddings/oleObject112.bin"/><Relationship Id="rId107" Type="http://schemas.openxmlformats.org/officeDocument/2006/relationships/oleObject" Target="embeddings/oleObject42.bin"/><Relationship Id="rId268" Type="http://schemas.openxmlformats.org/officeDocument/2006/relationships/image" Target="media/image127.wmf"/><Relationship Id="rId289" Type="http://schemas.openxmlformats.org/officeDocument/2006/relationships/image" Target="media/image138.wmf"/><Relationship Id="rId11" Type="http://schemas.openxmlformats.org/officeDocument/2006/relationships/footer" Target="footer1.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oleObject" Target="embeddings/oleObject27.bin"/><Relationship Id="rId128" Type="http://schemas.openxmlformats.org/officeDocument/2006/relationships/image" Target="media/image57.wmf"/><Relationship Id="rId149" Type="http://schemas.openxmlformats.org/officeDocument/2006/relationships/oleObject" Target="embeddings/oleObject63.bin"/><Relationship Id="rId314" Type="http://schemas.openxmlformats.org/officeDocument/2006/relationships/image" Target="media/image152.wmf"/><Relationship Id="rId335" Type="http://schemas.openxmlformats.org/officeDocument/2006/relationships/oleObject" Target="embeddings/oleObject154.bin"/><Relationship Id="rId356" Type="http://schemas.openxmlformats.org/officeDocument/2006/relationships/oleObject" Target="embeddings/oleObject164.bin"/><Relationship Id="rId377" Type="http://schemas.openxmlformats.org/officeDocument/2006/relationships/image" Target="media/image185.png"/><Relationship Id="rId5" Type="http://schemas.openxmlformats.org/officeDocument/2006/relationships/settings" Target="settings.xml"/><Relationship Id="rId95" Type="http://schemas.openxmlformats.org/officeDocument/2006/relationships/oleObject" Target="embeddings/oleObject36.bin"/><Relationship Id="rId160" Type="http://schemas.openxmlformats.org/officeDocument/2006/relationships/image" Target="media/image73.wmf"/><Relationship Id="rId181" Type="http://schemas.openxmlformats.org/officeDocument/2006/relationships/oleObject" Target="embeddings/oleObject79.bin"/><Relationship Id="rId216" Type="http://schemas.openxmlformats.org/officeDocument/2006/relationships/image" Target="media/image101.wmf"/><Relationship Id="rId237" Type="http://schemas.openxmlformats.org/officeDocument/2006/relationships/oleObject" Target="embeddings/oleObject107.bin"/><Relationship Id="rId258" Type="http://schemas.openxmlformats.org/officeDocument/2006/relationships/image" Target="media/image122.wmf"/><Relationship Id="rId279" Type="http://schemas.openxmlformats.org/officeDocument/2006/relationships/oleObject" Target="embeddings/oleObject128.bin"/><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jpeg"/><Relationship Id="rId118" Type="http://schemas.openxmlformats.org/officeDocument/2006/relationships/image" Target="media/image52.wmf"/><Relationship Id="rId139" Type="http://schemas.openxmlformats.org/officeDocument/2006/relationships/oleObject" Target="embeddings/oleObject58.bin"/><Relationship Id="rId290" Type="http://schemas.openxmlformats.org/officeDocument/2006/relationships/oleObject" Target="embeddings/oleObject133.bin"/><Relationship Id="rId304" Type="http://schemas.openxmlformats.org/officeDocument/2006/relationships/oleObject" Target="embeddings/oleObject140.bin"/><Relationship Id="rId325" Type="http://schemas.openxmlformats.org/officeDocument/2006/relationships/oleObject" Target="embeddings/oleObject149.bin"/><Relationship Id="rId346" Type="http://schemas.openxmlformats.org/officeDocument/2006/relationships/image" Target="media/image168.png"/><Relationship Id="rId367" Type="http://schemas.openxmlformats.org/officeDocument/2006/relationships/oleObject" Target="embeddings/oleObject169.bin"/><Relationship Id="rId388" Type="http://schemas.openxmlformats.org/officeDocument/2006/relationships/theme" Target="theme/theme1.xml"/><Relationship Id="rId85" Type="http://schemas.openxmlformats.org/officeDocument/2006/relationships/oleObject" Target="embeddings/oleObject32.bin"/><Relationship Id="rId150" Type="http://schemas.openxmlformats.org/officeDocument/2006/relationships/image" Target="media/image68.wmf"/><Relationship Id="rId171" Type="http://schemas.openxmlformats.org/officeDocument/2006/relationships/oleObject" Target="embeddings/oleObject74.bin"/><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oleObject" Target="embeddings/oleObject102.bin"/><Relationship Id="rId248" Type="http://schemas.openxmlformats.org/officeDocument/2006/relationships/image" Target="media/image117.wmf"/><Relationship Id="rId269" Type="http://schemas.openxmlformats.org/officeDocument/2006/relationships/oleObject" Target="embeddings/oleObject123.bin"/><Relationship Id="rId12" Type="http://schemas.openxmlformats.org/officeDocument/2006/relationships/footer" Target="footer2.xml"/><Relationship Id="rId33" Type="http://schemas.openxmlformats.org/officeDocument/2006/relationships/oleObject" Target="embeddings/oleObject8.bin"/><Relationship Id="rId108" Type="http://schemas.openxmlformats.org/officeDocument/2006/relationships/image" Target="media/image47.wmf"/><Relationship Id="rId129" Type="http://schemas.openxmlformats.org/officeDocument/2006/relationships/oleObject" Target="embeddings/oleObject53.bin"/><Relationship Id="rId280" Type="http://schemas.openxmlformats.org/officeDocument/2006/relationships/image" Target="media/image133.wmf"/><Relationship Id="rId315" Type="http://schemas.openxmlformats.org/officeDocument/2006/relationships/oleObject" Target="embeddings/oleObject144.bin"/><Relationship Id="rId336" Type="http://schemas.openxmlformats.org/officeDocument/2006/relationships/image" Target="media/image163.wmf"/><Relationship Id="rId357" Type="http://schemas.openxmlformats.org/officeDocument/2006/relationships/image" Target="media/image174.png"/><Relationship Id="rId54" Type="http://schemas.openxmlformats.org/officeDocument/2006/relationships/image" Target="media/image20.wmf"/><Relationship Id="rId75" Type="http://schemas.openxmlformats.org/officeDocument/2006/relationships/image" Target="media/image31.wmf"/><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69.bin"/><Relationship Id="rId182" Type="http://schemas.openxmlformats.org/officeDocument/2006/relationships/image" Target="media/image84.wmf"/><Relationship Id="rId217" Type="http://schemas.openxmlformats.org/officeDocument/2006/relationships/oleObject" Target="embeddings/oleObject97.bin"/><Relationship Id="rId378" Type="http://schemas.openxmlformats.org/officeDocument/2006/relationships/image" Target="media/image186.png"/><Relationship Id="rId6" Type="http://schemas.openxmlformats.org/officeDocument/2006/relationships/webSettings" Target="webSettings.xml"/><Relationship Id="rId238" Type="http://schemas.openxmlformats.org/officeDocument/2006/relationships/image" Target="media/image112.wmf"/><Relationship Id="rId259" Type="http://schemas.openxmlformats.org/officeDocument/2006/relationships/oleObject" Target="embeddings/oleObject118.bin"/><Relationship Id="rId23" Type="http://schemas.openxmlformats.org/officeDocument/2006/relationships/oleObject" Target="embeddings/oleObject3.bin"/><Relationship Id="rId119" Type="http://schemas.openxmlformats.org/officeDocument/2006/relationships/oleObject" Target="embeddings/oleObject48.bin"/><Relationship Id="rId270" Type="http://schemas.openxmlformats.org/officeDocument/2006/relationships/image" Target="media/image128.wmf"/><Relationship Id="rId291" Type="http://schemas.openxmlformats.org/officeDocument/2006/relationships/image" Target="media/image139.wmf"/><Relationship Id="rId305" Type="http://schemas.openxmlformats.org/officeDocument/2006/relationships/image" Target="media/image146.png"/><Relationship Id="rId326" Type="http://schemas.openxmlformats.org/officeDocument/2006/relationships/image" Target="media/image158.wmf"/><Relationship Id="rId347" Type="http://schemas.openxmlformats.org/officeDocument/2006/relationships/image" Target="media/image169.wmf"/><Relationship Id="rId44" Type="http://schemas.openxmlformats.org/officeDocument/2006/relationships/image" Target="media/image15.wmf"/><Relationship Id="rId65" Type="http://schemas.openxmlformats.org/officeDocument/2006/relationships/image" Target="media/image26.png"/><Relationship Id="rId86" Type="http://schemas.openxmlformats.org/officeDocument/2006/relationships/image" Target="media/image37.wmf"/><Relationship Id="rId130" Type="http://schemas.openxmlformats.org/officeDocument/2006/relationships/image" Target="media/image58.wmf"/><Relationship Id="rId151" Type="http://schemas.openxmlformats.org/officeDocument/2006/relationships/oleObject" Target="embeddings/oleObject64.bin"/><Relationship Id="rId368" Type="http://schemas.openxmlformats.org/officeDocument/2006/relationships/image" Target="media/image180.wmf"/><Relationship Id="rId172" Type="http://schemas.openxmlformats.org/officeDocument/2006/relationships/image" Target="media/image79.wmf"/><Relationship Id="rId193" Type="http://schemas.openxmlformats.org/officeDocument/2006/relationships/oleObject" Target="embeddings/oleObject85.bin"/><Relationship Id="rId207" Type="http://schemas.openxmlformats.org/officeDocument/2006/relationships/oleObject" Target="embeddings/oleObject92.bin"/><Relationship Id="rId228" Type="http://schemas.openxmlformats.org/officeDocument/2006/relationships/image" Target="media/image107.wmf"/><Relationship Id="rId249" Type="http://schemas.openxmlformats.org/officeDocument/2006/relationships/oleObject" Target="embeddings/oleObject113.bin"/><Relationship Id="rId13" Type="http://schemas.openxmlformats.org/officeDocument/2006/relationships/header" Target="header2.xml"/><Relationship Id="rId109" Type="http://schemas.openxmlformats.org/officeDocument/2006/relationships/oleObject" Target="embeddings/oleObject43.bin"/><Relationship Id="rId260" Type="http://schemas.openxmlformats.org/officeDocument/2006/relationships/image" Target="media/image123.wmf"/><Relationship Id="rId281" Type="http://schemas.openxmlformats.org/officeDocument/2006/relationships/oleObject" Target="embeddings/oleObject129.bin"/><Relationship Id="rId316" Type="http://schemas.openxmlformats.org/officeDocument/2006/relationships/image" Target="media/image153.wmf"/><Relationship Id="rId337" Type="http://schemas.openxmlformats.org/officeDocument/2006/relationships/oleObject" Target="embeddings/oleObject155.bin"/><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3.wmf"/><Relationship Id="rId141" Type="http://schemas.openxmlformats.org/officeDocument/2006/relationships/oleObject" Target="embeddings/oleObject59.bin"/><Relationship Id="rId358" Type="http://schemas.openxmlformats.org/officeDocument/2006/relationships/image" Target="media/image175.wmf"/><Relationship Id="rId379" Type="http://schemas.openxmlformats.org/officeDocument/2006/relationships/image" Target="media/image187.png"/><Relationship Id="rId7" Type="http://schemas.openxmlformats.org/officeDocument/2006/relationships/footnotes" Target="footnotes.xml"/><Relationship Id="rId162" Type="http://schemas.openxmlformats.org/officeDocument/2006/relationships/image" Target="media/image74.wmf"/><Relationship Id="rId183" Type="http://schemas.openxmlformats.org/officeDocument/2006/relationships/oleObject" Target="embeddings/oleObject80.bin"/><Relationship Id="rId218" Type="http://schemas.openxmlformats.org/officeDocument/2006/relationships/image" Target="media/image102.wmf"/><Relationship Id="rId239" Type="http://schemas.openxmlformats.org/officeDocument/2006/relationships/oleObject" Target="embeddings/oleObject108.bin"/><Relationship Id="rId250" Type="http://schemas.openxmlformats.org/officeDocument/2006/relationships/image" Target="media/image118.wmf"/><Relationship Id="rId271" Type="http://schemas.openxmlformats.org/officeDocument/2006/relationships/oleObject" Target="embeddings/oleObject124.bin"/><Relationship Id="rId292" Type="http://schemas.openxmlformats.org/officeDocument/2006/relationships/oleObject" Target="embeddings/oleObject134.bin"/><Relationship Id="rId306" Type="http://schemas.openxmlformats.org/officeDocument/2006/relationships/image" Target="media/image147.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7.wmf"/><Relationship Id="rId87" Type="http://schemas.openxmlformats.org/officeDocument/2006/relationships/oleObject" Target="embeddings/oleObject33.bin"/><Relationship Id="rId110" Type="http://schemas.openxmlformats.org/officeDocument/2006/relationships/image" Target="media/image48.wmf"/><Relationship Id="rId131" Type="http://schemas.openxmlformats.org/officeDocument/2006/relationships/oleObject" Target="embeddings/oleObject54.bin"/><Relationship Id="rId327" Type="http://schemas.openxmlformats.org/officeDocument/2006/relationships/oleObject" Target="embeddings/oleObject150.bin"/><Relationship Id="rId348" Type="http://schemas.openxmlformats.org/officeDocument/2006/relationships/oleObject" Target="embeddings/oleObject160.bin"/><Relationship Id="rId369" Type="http://schemas.openxmlformats.org/officeDocument/2006/relationships/oleObject" Target="embeddings/oleObject170.bin"/><Relationship Id="rId152" Type="http://schemas.openxmlformats.org/officeDocument/2006/relationships/image" Target="media/image69.wmf"/><Relationship Id="rId173" Type="http://schemas.openxmlformats.org/officeDocument/2006/relationships/oleObject" Target="embeddings/oleObject75.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03.bin"/><Relationship Id="rId380" Type="http://schemas.openxmlformats.org/officeDocument/2006/relationships/image" Target="media/image188.png"/><Relationship Id="rId240" Type="http://schemas.openxmlformats.org/officeDocument/2006/relationships/image" Target="media/image113.wmf"/><Relationship Id="rId261" Type="http://schemas.openxmlformats.org/officeDocument/2006/relationships/oleObject" Target="embeddings/oleObject119.bin"/><Relationship Id="rId14" Type="http://schemas.openxmlformats.org/officeDocument/2006/relationships/footer" Target="footer3.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image" Target="media/image32.wmf"/><Relationship Id="rId100" Type="http://schemas.openxmlformats.org/officeDocument/2006/relationships/image" Target="media/image43.wmf"/><Relationship Id="rId282" Type="http://schemas.openxmlformats.org/officeDocument/2006/relationships/image" Target="media/image134.wmf"/><Relationship Id="rId317" Type="http://schemas.openxmlformats.org/officeDocument/2006/relationships/oleObject" Target="embeddings/oleObject145.bin"/><Relationship Id="rId338" Type="http://schemas.openxmlformats.org/officeDocument/2006/relationships/image" Target="media/image164.wmf"/><Relationship Id="rId359" Type="http://schemas.openxmlformats.org/officeDocument/2006/relationships/oleObject" Target="embeddings/oleObject165.bin"/><Relationship Id="rId8" Type="http://schemas.openxmlformats.org/officeDocument/2006/relationships/endnotes" Target="endnotes.xml"/><Relationship Id="rId98" Type="http://schemas.openxmlformats.org/officeDocument/2006/relationships/image" Target="media/image42.wmf"/><Relationship Id="rId121" Type="http://schemas.openxmlformats.org/officeDocument/2006/relationships/oleObject" Target="embeddings/oleObject49.bin"/><Relationship Id="rId142" Type="http://schemas.openxmlformats.org/officeDocument/2006/relationships/image" Target="media/image64.wmf"/><Relationship Id="rId163" Type="http://schemas.openxmlformats.org/officeDocument/2006/relationships/oleObject" Target="embeddings/oleObject70.bin"/><Relationship Id="rId184" Type="http://schemas.openxmlformats.org/officeDocument/2006/relationships/image" Target="media/image85.wmf"/><Relationship Id="rId219" Type="http://schemas.openxmlformats.org/officeDocument/2006/relationships/oleObject" Target="embeddings/oleObject98.bin"/><Relationship Id="rId370" Type="http://schemas.openxmlformats.org/officeDocument/2006/relationships/image" Target="media/image181.wmf"/><Relationship Id="rId230" Type="http://schemas.openxmlformats.org/officeDocument/2006/relationships/image" Target="media/image108.wmf"/><Relationship Id="rId251" Type="http://schemas.openxmlformats.org/officeDocument/2006/relationships/oleObject" Target="embeddings/oleObject114.bin"/><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4.bin"/><Relationship Id="rId272" Type="http://schemas.openxmlformats.org/officeDocument/2006/relationships/image" Target="media/image129.wmf"/><Relationship Id="rId293" Type="http://schemas.openxmlformats.org/officeDocument/2006/relationships/image" Target="media/image140.wmf"/><Relationship Id="rId307" Type="http://schemas.openxmlformats.org/officeDocument/2006/relationships/oleObject" Target="embeddings/oleObject141.bin"/><Relationship Id="rId328" Type="http://schemas.openxmlformats.org/officeDocument/2006/relationships/image" Target="media/image159.wmf"/><Relationship Id="rId349" Type="http://schemas.openxmlformats.org/officeDocument/2006/relationships/image" Target="media/image170.wmf"/><Relationship Id="rId88" Type="http://schemas.openxmlformats.org/officeDocument/2006/relationships/image" Target="media/image38.wmf"/><Relationship Id="rId111" Type="http://schemas.openxmlformats.org/officeDocument/2006/relationships/oleObject" Target="embeddings/oleObject44.bin"/><Relationship Id="rId132" Type="http://schemas.openxmlformats.org/officeDocument/2006/relationships/image" Target="media/image59.wmf"/><Relationship Id="rId153" Type="http://schemas.openxmlformats.org/officeDocument/2006/relationships/oleObject" Target="embeddings/oleObject65.bin"/><Relationship Id="rId174" Type="http://schemas.openxmlformats.org/officeDocument/2006/relationships/image" Target="media/image80.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image" Target="media/image176.wmf"/><Relationship Id="rId381" Type="http://schemas.openxmlformats.org/officeDocument/2006/relationships/image" Target="media/image189.png"/><Relationship Id="rId220" Type="http://schemas.openxmlformats.org/officeDocument/2006/relationships/image" Target="media/image103.wmf"/><Relationship Id="rId241" Type="http://schemas.openxmlformats.org/officeDocument/2006/relationships/oleObject" Target="embeddings/oleObject109.bin"/><Relationship Id="rId15" Type="http://schemas.openxmlformats.org/officeDocument/2006/relationships/footer" Target="footer4.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4.wmf"/><Relationship Id="rId283" Type="http://schemas.openxmlformats.org/officeDocument/2006/relationships/oleObject" Target="embeddings/oleObject130.bin"/><Relationship Id="rId318" Type="http://schemas.openxmlformats.org/officeDocument/2006/relationships/image" Target="media/image154.wmf"/><Relationship Id="rId339" Type="http://schemas.openxmlformats.org/officeDocument/2006/relationships/oleObject" Target="embeddings/oleObject156.bin"/><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4.wmf"/><Relationship Id="rId143" Type="http://schemas.openxmlformats.org/officeDocument/2006/relationships/oleObject" Target="embeddings/oleObject60.bin"/><Relationship Id="rId164" Type="http://schemas.openxmlformats.org/officeDocument/2006/relationships/image" Target="media/image75.wmf"/><Relationship Id="rId185" Type="http://schemas.openxmlformats.org/officeDocument/2006/relationships/oleObject" Target="embeddings/oleObject81.bin"/><Relationship Id="rId350" Type="http://schemas.openxmlformats.org/officeDocument/2006/relationships/oleObject" Target="embeddings/oleObject161.bin"/><Relationship Id="rId371" Type="http://schemas.openxmlformats.org/officeDocument/2006/relationships/oleObject" Target="embeddings/oleObject171.bin"/><Relationship Id="rId9" Type="http://schemas.openxmlformats.org/officeDocument/2006/relationships/image" Target="media/image1.png"/><Relationship Id="rId210" Type="http://schemas.openxmlformats.org/officeDocument/2006/relationships/image" Target="media/image98.wmf"/><Relationship Id="rId26" Type="http://schemas.openxmlformats.org/officeDocument/2006/relationships/image" Target="media/image6.wmf"/><Relationship Id="rId231" Type="http://schemas.openxmlformats.org/officeDocument/2006/relationships/oleObject" Target="embeddings/oleObject104.bin"/><Relationship Id="rId252" Type="http://schemas.openxmlformats.org/officeDocument/2006/relationships/image" Target="media/image119.wmf"/><Relationship Id="rId273" Type="http://schemas.openxmlformats.org/officeDocument/2006/relationships/oleObject" Target="embeddings/oleObject125.bin"/><Relationship Id="rId294" Type="http://schemas.openxmlformats.org/officeDocument/2006/relationships/oleObject" Target="embeddings/oleObject135.bin"/><Relationship Id="rId308" Type="http://schemas.openxmlformats.org/officeDocument/2006/relationships/image" Target="media/image148.wmf"/><Relationship Id="rId329" Type="http://schemas.openxmlformats.org/officeDocument/2006/relationships/oleObject" Target="embeddings/oleObject151.bin"/><Relationship Id="rId47" Type="http://schemas.openxmlformats.org/officeDocument/2006/relationships/oleObject" Target="embeddings/oleObject15.bin"/><Relationship Id="rId68" Type="http://schemas.openxmlformats.org/officeDocument/2006/relationships/image" Target="media/image28.wmf"/><Relationship Id="rId89" Type="http://schemas.openxmlformats.org/officeDocument/2006/relationships/oleObject" Target="embeddings/oleObject34.bin"/><Relationship Id="rId112" Type="http://schemas.openxmlformats.org/officeDocument/2006/relationships/image" Target="media/image49.wmf"/><Relationship Id="rId133" Type="http://schemas.openxmlformats.org/officeDocument/2006/relationships/oleObject" Target="embeddings/oleObject55.bin"/><Relationship Id="rId154" Type="http://schemas.openxmlformats.org/officeDocument/2006/relationships/image" Target="media/image70.wmf"/><Relationship Id="rId175" Type="http://schemas.openxmlformats.org/officeDocument/2006/relationships/oleObject" Target="embeddings/oleObject76.bin"/><Relationship Id="rId340" Type="http://schemas.openxmlformats.org/officeDocument/2006/relationships/image" Target="media/image165.wmf"/><Relationship Id="rId361" Type="http://schemas.openxmlformats.org/officeDocument/2006/relationships/oleObject" Target="embeddings/oleObject166.bin"/><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image" Target="media/image190.png"/><Relationship Id="rId16" Type="http://schemas.openxmlformats.org/officeDocument/2006/relationships/header" Target="header3.xml"/><Relationship Id="rId221" Type="http://schemas.openxmlformats.org/officeDocument/2006/relationships/oleObject" Target="embeddings/oleObject99.bin"/><Relationship Id="rId242" Type="http://schemas.openxmlformats.org/officeDocument/2006/relationships/image" Target="media/image114.wmf"/><Relationship Id="rId263" Type="http://schemas.openxmlformats.org/officeDocument/2006/relationships/oleObject" Target="embeddings/oleObject120.bin"/><Relationship Id="rId284" Type="http://schemas.openxmlformats.org/officeDocument/2006/relationships/image" Target="media/image135.wmf"/><Relationship Id="rId319" Type="http://schemas.openxmlformats.org/officeDocument/2006/relationships/oleObject" Target="embeddings/oleObject146.bin"/><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image" Target="media/image33.wmf"/><Relationship Id="rId102" Type="http://schemas.openxmlformats.org/officeDocument/2006/relationships/image" Target="media/image44.wmf"/><Relationship Id="rId123" Type="http://schemas.openxmlformats.org/officeDocument/2006/relationships/oleObject" Target="embeddings/oleObject50.bin"/><Relationship Id="rId144" Type="http://schemas.openxmlformats.org/officeDocument/2006/relationships/image" Target="media/image65.wmf"/><Relationship Id="rId330" Type="http://schemas.openxmlformats.org/officeDocument/2006/relationships/image" Target="media/image160.wmf"/><Relationship Id="rId90" Type="http://schemas.openxmlformats.org/officeDocument/2006/relationships/image" Target="media/image39.wmf"/><Relationship Id="rId165" Type="http://schemas.openxmlformats.org/officeDocument/2006/relationships/oleObject" Target="embeddings/oleObject71.bin"/><Relationship Id="rId186" Type="http://schemas.openxmlformats.org/officeDocument/2006/relationships/image" Target="media/image86.wmf"/><Relationship Id="rId351" Type="http://schemas.openxmlformats.org/officeDocument/2006/relationships/image" Target="media/image171.wmf"/><Relationship Id="rId372" Type="http://schemas.openxmlformats.org/officeDocument/2006/relationships/image" Target="media/image182.wmf"/><Relationship Id="rId211" Type="http://schemas.openxmlformats.org/officeDocument/2006/relationships/oleObject" Target="embeddings/oleObject94.bin"/><Relationship Id="rId232" Type="http://schemas.openxmlformats.org/officeDocument/2006/relationships/image" Target="media/image109.wmf"/><Relationship Id="rId253" Type="http://schemas.openxmlformats.org/officeDocument/2006/relationships/oleObject" Target="embeddings/oleObject115.bin"/><Relationship Id="rId274" Type="http://schemas.openxmlformats.org/officeDocument/2006/relationships/image" Target="media/image130.wmf"/><Relationship Id="rId295" Type="http://schemas.openxmlformats.org/officeDocument/2006/relationships/image" Target="media/image141.wmf"/><Relationship Id="rId309" Type="http://schemas.openxmlformats.org/officeDocument/2006/relationships/oleObject" Target="embeddings/oleObject142.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5.bin"/><Relationship Id="rId113" Type="http://schemas.openxmlformats.org/officeDocument/2006/relationships/oleObject" Target="embeddings/oleObject45.bin"/><Relationship Id="rId134" Type="http://schemas.openxmlformats.org/officeDocument/2006/relationships/image" Target="media/image60.wmf"/><Relationship Id="rId320" Type="http://schemas.openxmlformats.org/officeDocument/2006/relationships/image" Target="media/image155.wmf"/><Relationship Id="rId80" Type="http://schemas.openxmlformats.org/officeDocument/2006/relationships/oleObject" Target="embeddings/oleObject30.bin"/><Relationship Id="rId155" Type="http://schemas.openxmlformats.org/officeDocument/2006/relationships/oleObject" Target="embeddings/oleObject66.bin"/><Relationship Id="rId176" Type="http://schemas.openxmlformats.org/officeDocument/2006/relationships/image" Target="media/image81.wmf"/><Relationship Id="rId197" Type="http://schemas.openxmlformats.org/officeDocument/2006/relationships/oleObject" Target="embeddings/oleObject87.bin"/><Relationship Id="rId341" Type="http://schemas.openxmlformats.org/officeDocument/2006/relationships/oleObject" Target="embeddings/oleObject157.bin"/><Relationship Id="rId362" Type="http://schemas.openxmlformats.org/officeDocument/2006/relationships/image" Target="media/image177.wmf"/><Relationship Id="rId383" Type="http://schemas.openxmlformats.org/officeDocument/2006/relationships/image" Target="media/image191.png"/><Relationship Id="rId201" Type="http://schemas.openxmlformats.org/officeDocument/2006/relationships/oleObject" Target="embeddings/oleObject89.bin"/><Relationship Id="rId222" Type="http://schemas.openxmlformats.org/officeDocument/2006/relationships/image" Target="media/image104.wmf"/><Relationship Id="rId243" Type="http://schemas.openxmlformats.org/officeDocument/2006/relationships/oleObject" Target="embeddings/oleObject110.bin"/><Relationship Id="rId264" Type="http://schemas.openxmlformats.org/officeDocument/2006/relationships/image" Target="media/image125.wmf"/><Relationship Id="rId285" Type="http://schemas.openxmlformats.org/officeDocument/2006/relationships/oleObject" Target="embeddings/oleObject131.bin"/><Relationship Id="rId17" Type="http://schemas.openxmlformats.org/officeDocument/2006/relationships/footer" Target="footer5.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oleObject" Target="embeddings/oleObject40.bin"/><Relationship Id="rId124" Type="http://schemas.openxmlformats.org/officeDocument/2006/relationships/image" Target="media/image55.wmf"/><Relationship Id="rId310" Type="http://schemas.openxmlformats.org/officeDocument/2006/relationships/image" Target="media/image149.png"/><Relationship Id="rId70" Type="http://schemas.openxmlformats.org/officeDocument/2006/relationships/comments" Target="comments.xml"/><Relationship Id="rId91" Type="http://schemas.openxmlformats.org/officeDocument/2006/relationships/oleObject" Target="embeddings/oleObject35.bin"/><Relationship Id="rId145" Type="http://schemas.openxmlformats.org/officeDocument/2006/relationships/oleObject" Target="embeddings/oleObject61.bin"/><Relationship Id="rId166" Type="http://schemas.openxmlformats.org/officeDocument/2006/relationships/image" Target="media/image76.wmf"/><Relationship Id="rId187" Type="http://schemas.openxmlformats.org/officeDocument/2006/relationships/oleObject" Target="embeddings/oleObject82.bin"/><Relationship Id="rId331" Type="http://schemas.openxmlformats.org/officeDocument/2006/relationships/oleObject" Target="embeddings/oleObject152.bin"/><Relationship Id="rId352" Type="http://schemas.openxmlformats.org/officeDocument/2006/relationships/oleObject" Target="embeddings/oleObject162.bin"/><Relationship Id="rId373" Type="http://schemas.openxmlformats.org/officeDocument/2006/relationships/oleObject" Target="embeddings/oleObject172.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05.bin"/><Relationship Id="rId254" Type="http://schemas.openxmlformats.org/officeDocument/2006/relationships/image" Target="media/image120.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image" Target="media/image50.wmf"/><Relationship Id="rId275" Type="http://schemas.openxmlformats.org/officeDocument/2006/relationships/oleObject" Target="embeddings/oleObject126.bin"/><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image" Target="media/image23.wmf"/><Relationship Id="rId81" Type="http://schemas.openxmlformats.org/officeDocument/2006/relationships/image" Target="media/image34.png"/><Relationship Id="rId135" Type="http://schemas.openxmlformats.org/officeDocument/2006/relationships/oleObject" Target="embeddings/oleObject56.bin"/><Relationship Id="rId156" Type="http://schemas.openxmlformats.org/officeDocument/2006/relationships/image" Target="media/image71.wmf"/><Relationship Id="rId177" Type="http://schemas.openxmlformats.org/officeDocument/2006/relationships/oleObject" Target="embeddings/oleObject77.bin"/><Relationship Id="rId198" Type="http://schemas.openxmlformats.org/officeDocument/2006/relationships/image" Target="media/image92.wmf"/><Relationship Id="rId321" Type="http://schemas.openxmlformats.org/officeDocument/2006/relationships/oleObject" Target="embeddings/oleObject147.bin"/><Relationship Id="rId342" Type="http://schemas.openxmlformats.org/officeDocument/2006/relationships/image" Target="media/image166.wmf"/><Relationship Id="rId363" Type="http://schemas.openxmlformats.org/officeDocument/2006/relationships/oleObject" Target="embeddings/oleObject167.bin"/><Relationship Id="rId384" Type="http://schemas.openxmlformats.org/officeDocument/2006/relationships/image" Target="media/image192.wmf"/><Relationship Id="rId202" Type="http://schemas.openxmlformats.org/officeDocument/2006/relationships/image" Target="media/image94.wmf"/><Relationship Id="rId223" Type="http://schemas.openxmlformats.org/officeDocument/2006/relationships/oleObject" Target="embeddings/oleObject100.bin"/><Relationship Id="rId244" Type="http://schemas.openxmlformats.org/officeDocument/2006/relationships/image" Target="media/image115.wmf"/><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oleObject" Target="embeddings/oleObject121.bin"/><Relationship Id="rId286" Type="http://schemas.openxmlformats.org/officeDocument/2006/relationships/image" Target="media/image136.wmf"/><Relationship Id="rId50" Type="http://schemas.openxmlformats.org/officeDocument/2006/relationships/image" Target="media/image18.wmf"/><Relationship Id="rId104" Type="http://schemas.openxmlformats.org/officeDocument/2006/relationships/image" Target="media/image45.wmf"/><Relationship Id="rId125" Type="http://schemas.openxmlformats.org/officeDocument/2006/relationships/oleObject" Target="embeddings/oleObject51.bin"/><Relationship Id="rId146" Type="http://schemas.openxmlformats.org/officeDocument/2006/relationships/image" Target="media/image66.wmf"/><Relationship Id="rId167" Type="http://schemas.openxmlformats.org/officeDocument/2006/relationships/oleObject" Target="embeddings/oleObject72.bin"/><Relationship Id="rId188" Type="http://schemas.openxmlformats.org/officeDocument/2006/relationships/image" Target="media/image87.wmf"/><Relationship Id="rId311" Type="http://schemas.openxmlformats.org/officeDocument/2006/relationships/image" Target="media/image150.png"/><Relationship Id="rId332" Type="http://schemas.openxmlformats.org/officeDocument/2006/relationships/image" Target="media/image161.wmf"/><Relationship Id="rId353" Type="http://schemas.openxmlformats.org/officeDocument/2006/relationships/image" Target="media/image172.wmf"/><Relationship Id="rId374" Type="http://schemas.openxmlformats.org/officeDocument/2006/relationships/image" Target="media/image183.wmf"/><Relationship Id="rId71" Type="http://schemas.openxmlformats.org/officeDocument/2006/relationships/image" Target="media/image29.wmf"/><Relationship Id="rId92" Type="http://schemas.openxmlformats.org/officeDocument/2006/relationships/header" Target="header4.xml"/><Relationship Id="rId213" Type="http://schemas.openxmlformats.org/officeDocument/2006/relationships/oleObject" Target="embeddings/oleObject95.bin"/><Relationship Id="rId234"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16.bin"/><Relationship Id="rId276" Type="http://schemas.openxmlformats.org/officeDocument/2006/relationships/image" Target="media/image131.wmf"/><Relationship Id="rId297" Type="http://schemas.openxmlformats.org/officeDocument/2006/relationships/image" Target="media/image142.wmf"/><Relationship Id="rId40" Type="http://schemas.openxmlformats.org/officeDocument/2006/relationships/image" Target="media/image13.wmf"/><Relationship Id="rId115" Type="http://schemas.openxmlformats.org/officeDocument/2006/relationships/oleObject" Target="embeddings/oleObject46.bin"/><Relationship Id="rId136" Type="http://schemas.openxmlformats.org/officeDocument/2006/relationships/image" Target="media/image61.wmf"/><Relationship Id="rId157" Type="http://schemas.openxmlformats.org/officeDocument/2006/relationships/oleObject" Target="embeddings/oleObject67.bin"/><Relationship Id="rId178" Type="http://schemas.openxmlformats.org/officeDocument/2006/relationships/image" Target="media/image82.wmf"/><Relationship Id="rId301" Type="http://schemas.openxmlformats.org/officeDocument/2006/relationships/image" Target="media/image144.wmf"/><Relationship Id="rId322" Type="http://schemas.openxmlformats.org/officeDocument/2006/relationships/image" Target="media/image156.wmf"/><Relationship Id="rId343" Type="http://schemas.openxmlformats.org/officeDocument/2006/relationships/oleObject" Target="embeddings/oleObject158.bin"/><Relationship Id="rId364" Type="http://schemas.openxmlformats.org/officeDocument/2006/relationships/image" Target="media/image178.wmf"/><Relationship Id="rId61" Type="http://schemas.openxmlformats.org/officeDocument/2006/relationships/oleObject" Target="embeddings/oleObject22.bin"/><Relationship Id="rId82" Type="http://schemas.openxmlformats.org/officeDocument/2006/relationships/image" Target="media/image35.wmf"/><Relationship Id="rId199" Type="http://schemas.openxmlformats.org/officeDocument/2006/relationships/oleObject" Target="embeddings/oleObject88.bin"/><Relationship Id="rId203" Type="http://schemas.openxmlformats.org/officeDocument/2006/relationships/oleObject" Target="embeddings/oleObject90.bin"/><Relationship Id="rId385" Type="http://schemas.openxmlformats.org/officeDocument/2006/relationships/oleObject" Target="embeddings/oleObject174.bin"/><Relationship Id="rId19" Type="http://schemas.openxmlformats.org/officeDocument/2006/relationships/oleObject" Target="embeddings/oleObject1.bin"/><Relationship Id="rId224" Type="http://schemas.openxmlformats.org/officeDocument/2006/relationships/image" Target="media/image105.wmf"/><Relationship Id="rId245" Type="http://schemas.openxmlformats.org/officeDocument/2006/relationships/oleObject" Target="embeddings/oleObject111.bin"/><Relationship Id="rId266" Type="http://schemas.openxmlformats.org/officeDocument/2006/relationships/image" Target="media/image126.wmf"/><Relationship Id="rId287" Type="http://schemas.openxmlformats.org/officeDocument/2006/relationships/oleObject" Target="embeddings/oleObject132.bin"/><Relationship Id="rId30" Type="http://schemas.openxmlformats.org/officeDocument/2006/relationships/image" Target="media/image8.wmf"/><Relationship Id="rId105" Type="http://schemas.openxmlformats.org/officeDocument/2006/relationships/oleObject" Target="embeddings/oleObject41.bin"/><Relationship Id="rId126" Type="http://schemas.openxmlformats.org/officeDocument/2006/relationships/image" Target="media/image56.wmf"/><Relationship Id="rId147" Type="http://schemas.openxmlformats.org/officeDocument/2006/relationships/oleObject" Target="embeddings/oleObject62.bin"/><Relationship Id="rId168" Type="http://schemas.openxmlformats.org/officeDocument/2006/relationships/image" Target="media/image77.wmf"/><Relationship Id="rId312" Type="http://schemas.openxmlformats.org/officeDocument/2006/relationships/image" Target="media/image151.wmf"/><Relationship Id="rId333" Type="http://schemas.openxmlformats.org/officeDocument/2006/relationships/oleObject" Target="embeddings/oleObject153.bin"/><Relationship Id="rId354" Type="http://schemas.openxmlformats.org/officeDocument/2006/relationships/oleObject" Target="embeddings/oleObject163.bin"/><Relationship Id="rId51" Type="http://schemas.openxmlformats.org/officeDocument/2006/relationships/oleObject" Target="embeddings/oleObject17.bin"/><Relationship Id="rId72" Type="http://schemas.openxmlformats.org/officeDocument/2006/relationships/oleObject" Target="embeddings/oleObject26.bin"/><Relationship Id="rId93" Type="http://schemas.openxmlformats.org/officeDocument/2006/relationships/footer" Target="footer6.xml"/><Relationship Id="rId189" Type="http://schemas.openxmlformats.org/officeDocument/2006/relationships/oleObject" Target="embeddings/oleObject83.bin"/><Relationship Id="rId375" Type="http://schemas.openxmlformats.org/officeDocument/2006/relationships/oleObject" Target="embeddings/oleObject173.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06.bin"/><Relationship Id="rId256" Type="http://schemas.openxmlformats.org/officeDocument/2006/relationships/image" Target="media/image121.wmf"/><Relationship Id="rId277" Type="http://schemas.openxmlformats.org/officeDocument/2006/relationships/oleObject" Target="embeddings/oleObject127.bin"/><Relationship Id="rId298" Type="http://schemas.openxmlformats.org/officeDocument/2006/relationships/oleObject" Target="embeddings/oleObject137.bin"/><Relationship Id="rId116" Type="http://schemas.openxmlformats.org/officeDocument/2006/relationships/image" Target="media/image51.wmf"/><Relationship Id="rId137" Type="http://schemas.openxmlformats.org/officeDocument/2006/relationships/oleObject" Target="embeddings/oleObject57.bin"/><Relationship Id="rId158" Type="http://schemas.openxmlformats.org/officeDocument/2006/relationships/image" Target="media/image72.wmf"/><Relationship Id="rId302" Type="http://schemas.openxmlformats.org/officeDocument/2006/relationships/oleObject" Target="embeddings/oleObject139.bin"/><Relationship Id="rId323" Type="http://schemas.openxmlformats.org/officeDocument/2006/relationships/oleObject" Target="embeddings/oleObject148.bin"/><Relationship Id="rId344" Type="http://schemas.openxmlformats.org/officeDocument/2006/relationships/image" Target="media/image167.wmf"/><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1.bin"/><Relationship Id="rId179" Type="http://schemas.openxmlformats.org/officeDocument/2006/relationships/oleObject" Target="embeddings/oleObject78.bin"/><Relationship Id="rId365" Type="http://schemas.openxmlformats.org/officeDocument/2006/relationships/oleObject" Target="embeddings/oleObject168.bin"/><Relationship Id="rId386" Type="http://schemas.openxmlformats.org/officeDocument/2006/relationships/image" Target="media/image193.emf"/><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01.bin"/><Relationship Id="rId246" Type="http://schemas.openxmlformats.org/officeDocument/2006/relationships/image" Target="media/image116.wmf"/><Relationship Id="rId267" Type="http://schemas.openxmlformats.org/officeDocument/2006/relationships/oleObject" Target="embeddings/oleObject122.bin"/><Relationship Id="rId288" Type="http://schemas.openxmlformats.org/officeDocument/2006/relationships/image" Target="media/image137.png"/><Relationship Id="rId106" Type="http://schemas.openxmlformats.org/officeDocument/2006/relationships/image" Target="media/image46.wmf"/><Relationship Id="rId127" Type="http://schemas.openxmlformats.org/officeDocument/2006/relationships/oleObject" Target="embeddings/oleObject52.bin"/><Relationship Id="rId313" Type="http://schemas.openxmlformats.org/officeDocument/2006/relationships/oleObject" Target="embeddings/oleObject143.bin"/><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73.bin"/><Relationship Id="rId334" Type="http://schemas.openxmlformats.org/officeDocument/2006/relationships/image" Target="media/image162.wmf"/><Relationship Id="rId355" Type="http://schemas.openxmlformats.org/officeDocument/2006/relationships/image" Target="media/image173.wmf"/><Relationship Id="rId376" Type="http://schemas.openxmlformats.org/officeDocument/2006/relationships/image" Target="media/image184.png"/><Relationship Id="rId4" Type="http://schemas.microsoft.com/office/2007/relationships/stylesWithEffects" Target="stylesWithEffects.xml"/><Relationship Id="rId180" Type="http://schemas.openxmlformats.org/officeDocument/2006/relationships/image" Target="media/image83.wmf"/><Relationship Id="rId215" Type="http://schemas.openxmlformats.org/officeDocument/2006/relationships/oleObject" Target="embeddings/oleObject96.bin"/><Relationship Id="rId236" Type="http://schemas.openxmlformats.org/officeDocument/2006/relationships/image" Target="media/image111.wmf"/><Relationship Id="rId257" Type="http://schemas.openxmlformats.org/officeDocument/2006/relationships/oleObject" Target="embeddings/oleObject117.bin"/><Relationship Id="rId278" Type="http://schemas.openxmlformats.org/officeDocument/2006/relationships/image" Target="media/image132.wmf"/><Relationship Id="rId303" Type="http://schemas.openxmlformats.org/officeDocument/2006/relationships/image" Target="media/image145.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55C58-BC78-49D0-9CF6-855E5D74A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TotalTime>
  <Pages>58</Pages>
  <Words>13676</Words>
  <Characters>75220</Characters>
  <Application>Microsoft Office Word</Application>
  <DocSecurity>0</DocSecurity>
  <Lines>626</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veloz</dc:creator>
  <cp:lastModifiedBy>Jesús</cp:lastModifiedBy>
  <cp:revision>22</cp:revision>
  <dcterms:created xsi:type="dcterms:W3CDTF">2012-02-08T21:25:00Z</dcterms:created>
  <dcterms:modified xsi:type="dcterms:W3CDTF">2012-02-24T21:06:00Z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oogle.Documents.DocumentId">
    <vt:lpwstr>1NTwyyNNZ1MqJSAqhACHCC4o3QrQQH7Kl5646fIM030I</vt:lpwstr>
  </property>
  <property fmtid="{D5CDD505-2E9C-101B-9397-08002B2CF9AE}" pid="4" name="Google.Documents.RevisionId">
    <vt:lpwstr>01166757045397821712</vt:lpwstr>
  </property>
  <property fmtid="{D5CDD505-2E9C-101B-9397-08002B2CF9AE}" pid="5" name="Google.Documents.PreviousRevisionId">
    <vt:lpwstr>08681478527049269939</vt:lpwstr>
  </property>
  <property fmtid="{D5CDD505-2E9C-101B-9397-08002B2CF9AE}" pid="6" name="Google.Documents.PluginVersion">
    <vt:lpwstr>2.0.1974.7364</vt:lpwstr>
  </property>
  <property fmtid="{D5CDD505-2E9C-101B-9397-08002B2CF9AE}" pid="7" name="Google.Documents.MergeIncapabilityFlags">
    <vt:i4>0</vt:i4>
  </property>
  <property fmtid="{D5CDD505-2E9C-101B-9397-08002B2CF9AE}" pid="8" name="Google.Documents.Tracking">
    <vt:lpwstr>false</vt:lpwstr>
  </property>
  <property fmtid="{D5CDD505-2E9C-101B-9397-08002B2CF9AE}" pid="9" name="MTEquationSection">
    <vt:lpwstr>1</vt:lpwstr>
  </property>
  <property fmtid="{D5CDD505-2E9C-101B-9397-08002B2CF9AE}" pid="10" name="MTEquationNumber2">
    <vt:lpwstr>(#C1.#E1)</vt:lpwstr>
  </property>
</Properties>
</file>