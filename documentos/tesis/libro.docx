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80060D" w:rsidP="00BF1090">
      <w:pPr>
        <w:pStyle w:val="Normalsininterlineado"/>
      </w:pPr>
      <w:r w:rsidRPr="00957FAC">
        <w:rPr>
          <w:noProof/>
          <w:lang w:eastAsia="es-VE"/>
        </w:rPr>
        <w:drawing>
          <wp:inline distT="0" distB="0" distL="0" distR="0" wp14:anchorId="24CDCBA5" wp14:editId="060A3842">
            <wp:extent cx="884718" cy="584790"/>
            <wp:effectExtent l="19050" t="0" r="0" b="0"/>
            <wp:docPr id="30"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4718" cy="584790"/>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80060D" w:rsidP="00BF1090">
      <w:pPr>
        <w:pStyle w:val="Normalsininterlineado"/>
      </w:pPr>
      <w:r w:rsidRPr="00957FAC">
        <w:rPr>
          <w:noProof/>
          <w:lang w:eastAsia="es-VE"/>
        </w:rPr>
        <w:lastRenderedPageBreak/>
        <w:drawing>
          <wp:inline distT="0" distB="0" distL="0" distR="0" wp14:anchorId="1608F6ED" wp14:editId="70F5A561">
            <wp:extent cx="880281" cy="586854"/>
            <wp:effectExtent l="19050" t="0" r="0" b="0"/>
            <wp:docPr id="28"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80060D" w:rsidP="00BF1090">
      <w:pPr>
        <w:pStyle w:val="Normalsininterlineado"/>
      </w:pPr>
      <w:r w:rsidRPr="00957FAC">
        <w:rPr>
          <w:noProof/>
          <w:lang w:eastAsia="es-VE"/>
        </w:rPr>
        <w:lastRenderedPageBreak/>
        <w:drawing>
          <wp:inline distT="0" distB="0" distL="0" distR="0" wp14:anchorId="1AC31465" wp14:editId="48F21F1D">
            <wp:extent cx="880281" cy="586854"/>
            <wp:effectExtent l="19050" t="0" r="0" b="0"/>
            <wp:docPr id="33"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8D2941" w:rsidRDefault="00BF1090" w:rsidP="00BF1090">
      <w:pPr>
        <w:pStyle w:val="Ttulo1"/>
        <w:numPr>
          <w:ilvl w:val="0"/>
          <w:numId w:val="0"/>
        </w:numPr>
        <w:rPr>
          <w:color w:val="FFFFFF" w:themeColor="background1"/>
        </w:rPr>
      </w:pPr>
      <w:bookmarkStart w:id="0" w:name="_Toc316133499"/>
      <w:r w:rsidRPr="008D2941">
        <w:rPr>
          <w:color w:val="FFFFFF" w:themeColor="background1"/>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A810AC" w:rsidP="00BF1090">
      <w:pPr>
        <w:pStyle w:val="Normalsininterlineado"/>
      </w:pPr>
      <w:r>
        <w:rPr>
          <w:lang w:eastAsia="es-VE"/>
        </w:rPr>
        <w:pict>
          <v:shape id="_x0000_s1044" style="position:absolute;left:0;text-align:left;margin-left:186.75pt;margin-top:4.6pt;width:90.25pt;height:38.25pt;z-index:251665408"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80060D" w:rsidP="00BF1090">
      <w:pPr>
        <w:pStyle w:val="Normalsininterlineado"/>
      </w:pPr>
      <w:r w:rsidRPr="00957FAC">
        <w:rPr>
          <w:noProof/>
          <w:lang w:eastAsia="es-VE"/>
        </w:rPr>
        <w:lastRenderedPageBreak/>
        <w:drawing>
          <wp:inline distT="0" distB="0" distL="0" distR="0" wp14:anchorId="02FBB5DE" wp14:editId="0D7CBAB3">
            <wp:extent cx="880281" cy="586854"/>
            <wp:effectExtent l="19050" t="0" r="0" b="0"/>
            <wp:docPr id="42" name="Imagen 74" descr="C:\Users\nico\Documents\clases\otros\us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o\Documents\clases\otros\usb logo.png"/>
                    <pic:cNvPicPr>
                      <a:picLocks noChangeAspect="1" noChangeArrowheads="1"/>
                    </pic:cNvPicPr>
                  </pic:nvPicPr>
                  <pic:blipFill>
                    <a:blip r:embed="rId9" cstate="print"/>
                    <a:srcRect/>
                    <a:stretch>
                      <a:fillRect/>
                    </a:stretch>
                  </pic:blipFill>
                  <pic:spPr bwMode="auto">
                    <a:xfrm>
                      <a:off x="0" y="0"/>
                      <a:ext cx="881447" cy="587631"/>
                    </a:xfrm>
                    <a:prstGeom prst="rect">
                      <a:avLst/>
                    </a:prstGeom>
                    <a:noFill/>
                    <a:ln w="9525">
                      <a:noFill/>
                      <a:miter lim="800000"/>
                      <a:headEnd/>
                      <a:tailEnd/>
                    </a:ln>
                  </pic:spPr>
                </pic:pic>
              </a:graphicData>
            </a:graphic>
          </wp:inline>
        </w:drawing>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w:t>
      </w:r>
      <w:proofErr w:type="gramStart"/>
      <w:r w:rsidRPr="008D2941">
        <w:rPr>
          <w:sz w:val="22"/>
        </w:rPr>
        <w:t xml:space="preserve">trabajo </w:t>
      </w:r>
      <w:r w:rsidR="0091587C" w:rsidRPr="008D2941">
        <w:rPr>
          <w:sz w:val="22"/>
        </w:rPr>
        <w:t>…</w:t>
      </w:r>
      <w:proofErr w:type="gramEnd"/>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sdt>
      <w:sdtPr>
        <w:rPr>
          <w:rFonts w:eastAsiaTheme="minorHAnsi" w:cstheme="minorBidi"/>
          <w:b w:val="0"/>
          <w:bCs w:val="0"/>
          <w:caps w:val="0"/>
          <w:noProof w:val="0"/>
          <w:sz w:val="24"/>
          <w:lang w:val="es-VE" w:eastAsia="en-US"/>
        </w:rPr>
        <w:id w:val="23631391"/>
        <w:docPartObj>
          <w:docPartGallery w:val="Table of Contents"/>
          <w:docPartUnique/>
        </w:docPartObj>
      </w:sdtPr>
      <w:sdtContent>
        <w:p w:rsidR="0070729D" w:rsidRPr="0091532D" w:rsidRDefault="007F7092">
          <w:pPr>
            <w:pStyle w:val="TDC1"/>
            <w:rPr>
              <w:rFonts w:asciiTheme="minorHAnsi" w:eastAsiaTheme="minorEastAsia" w:hAnsiTheme="minorHAnsi" w:cstheme="minorBidi"/>
              <w:b w:val="0"/>
              <w:bCs w:val="0"/>
              <w:caps w:val="0"/>
              <w:noProof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91532D">
              <w:rPr>
                <w:rStyle w:val="Hipervnculo"/>
                <w:rFonts w:eastAsiaTheme="majorEastAsia"/>
                <w:noProof w:val="0"/>
                <w:lang w:val="es-VE"/>
              </w:rPr>
              <w:t>APROBACIÓN DEL JURADO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_Toc316133499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ii</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0" w:history="1">
            <w:r w:rsidR="0070729D" w:rsidRPr="0091532D">
              <w:rPr>
                <w:rStyle w:val="Hipervnculo"/>
                <w:rFonts w:eastAsiaTheme="majorEastAsia"/>
                <w:noProof w:val="0"/>
                <w:lang w:val="es-VE"/>
              </w:rPr>
              <w:t>AGRADECIMIENTOS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_Toc316133500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iv</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1" w:history="1">
            <w:r w:rsidR="0070729D" w:rsidRPr="0091532D">
              <w:rPr>
                <w:rStyle w:val="Hipervnculo"/>
                <w:rFonts w:eastAsiaTheme="majorEastAsia"/>
                <w:noProof w:val="0"/>
                <w:lang w:val="es-VE"/>
              </w:rPr>
              <w:t>RESUMEN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_Toc316133501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v</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2" w:history="1">
            <w:r w:rsidR="0070729D" w:rsidRPr="0091532D">
              <w:rPr>
                <w:rStyle w:val="Hipervnculo"/>
                <w:rFonts w:eastAsiaTheme="majorEastAsia"/>
                <w:noProof w:val="0"/>
                <w:lang w:val="es-VE"/>
              </w:rPr>
              <w:t>ÍNDICE GENERAL</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_Toc316133502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vi</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3" w:history="1">
            <w:r w:rsidR="0070729D" w:rsidRPr="0091532D">
              <w:rPr>
                <w:rStyle w:val="Hipervnculo"/>
                <w:rFonts w:eastAsiaTheme="majorEastAsia"/>
                <w:noProof w:val="0"/>
                <w:lang w:val="es-VE"/>
              </w:rPr>
              <w:t>ÍNDICE DE TABLAS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_Toc316133503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viii</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4" w:history="1">
            <w:r w:rsidR="0070729D" w:rsidRPr="0091532D">
              <w:rPr>
                <w:rStyle w:val="Hipervnculo"/>
                <w:rFonts w:eastAsiaTheme="majorEastAsia"/>
                <w:noProof w:val="0"/>
                <w:lang w:val="es-VE"/>
              </w:rPr>
              <w:t>ÍNDICE DE FIGURAS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_Toc316133504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ix</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5" w:history="1">
            <w:r w:rsidR="0070729D" w:rsidRPr="0091532D">
              <w:rPr>
                <w:rStyle w:val="Hipervnculo"/>
                <w:rFonts w:eastAsiaTheme="majorEastAsia"/>
                <w:noProof w:val="0"/>
                <w:lang w:val="es-VE"/>
              </w:rPr>
              <w:t>ABREVIATURAS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_Toc316133505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x</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6" w:history="1">
            <w:r w:rsidR="0070729D" w:rsidRPr="0091532D">
              <w:rPr>
                <w:rStyle w:val="Hipervnculo"/>
                <w:rFonts w:eastAsiaTheme="majorEastAsia"/>
                <w:noProof w:val="0"/>
                <w:lang w:val="es-VE"/>
              </w:rPr>
              <w:t>Introducción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_Toc316133506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07" w:history="1">
            <w:r w:rsidR="0070729D" w:rsidRPr="0091532D">
              <w:rPr>
                <w:rStyle w:val="Hipervnculo"/>
                <w:rFonts w:eastAsiaTheme="majorEastAsia"/>
                <w:noProof w:val="0"/>
                <w:lang w:val="es-VE"/>
              </w:rPr>
              <w:t xml:space="preserve"> CAPITULO I  Marco Teórico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_Toc316133507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08" w:history="1">
            <w:r w:rsidR="0070729D" w:rsidRPr="0091532D">
              <w:rPr>
                <w:rStyle w:val="Hipervnculo"/>
                <w:rFonts w:eastAsiaTheme="majorEastAsia"/>
                <w:noProof w:val="0"/>
                <w:lang w:val="es-VE"/>
              </w:rPr>
              <w:t>1.1. Índice de refracción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_Toc316133508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09" w:history="1">
            <w:r w:rsidR="0070729D" w:rsidRPr="0091532D">
              <w:rPr>
                <w:rStyle w:val="Hipervnculo"/>
                <w:rFonts w:eastAsiaTheme="majorEastAsia"/>
                <w:noProof w:val="0"/>
                <w:lang w:val="es-VE"/>
              </w:rPr>
              <w:t>1.2. Camino óptico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_Toc316133509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10" w:history="1">
            <w:r w:rsidR="0070729D" w:rsidRPr="0091532D">
              <w:rPr>
                <w:rStyle w:val="Hipervnculo"/>
                <w:rFonts w:eastAsiaTheme="majorEastAsia"/>
                <w:noProof w:val="0"/>
                <w:lang w:val="es-VE"/>
              </w:rPr>
              <w:t>1.3. Interferencia de la Luz</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_Toc316133510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3</w:t>
            </w:r>
            <w:r w:rsidR="0070729D" w:rsidRPr="0091532D">
              <w:rPr>
                <w:noProof w:val="0"/>
                <w:webHidden/>
                <w:lang w:val="es-VE"/>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11" w:history="1">
            <w:r w:rsidR="0070729D" w:rsidRPr="0091532D">
              <w:rPr>
                <w:rStyle w:val="Hipervnculo"/>
                <w:rFonts w:eastAsiaTheme="majorEastAsia"/>
                <w:noProof w:val="0"/>
                <w:lang w:val="es-VE"/>
              </w:rPr>
              <w:t>1.4. Interferómetro</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_Toc316133511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4</w:t>
            </w:r>
            <w:r w:rsidR="0070729D" w:rsidRPr="0091532D">
              <w:rPr>
                <w:noProof w:val="0"/>
                <w:webHidden/>
                <w:lang w:val="es-VE"/>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12" w:history="1">
            <w:r w:rsidR="0070729D" w:rsidRPr="0091532D">
              <w:rPr>
                <w:rStyle w:val="Hipervnculo"/>
                <w:noProof w:val="0"/>
              </w:rPr>
              <w:t>1.4.1. Interferómetro de Michelson</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_Toc316133512 \h </w:instrText>
            </w:r>
            <w:r w:rsidR="0070729D" w:rsidRPr="0091532D">
              <w:rPr>
                <w:noProof w:val="0"/>
                <w:webHidden/>
              </w:rPr>
            </w:r>
            <w:r w:rsidR="0070729D" w:rsidRPr="0091532D">
              <w:rPr>
                <w:noProof w:val="0"/>
                <w:webHidden/>
              </w:rPr>
              <w:fldChar w:fldCharType="separate"/>
            </w:r>
            <w:r w:rsidR="007131C9" w:rsidRPr="0091532D">
              <w:rPr>
                <w:noProof w:val="0"/>
                <w:webHidden/>
              </w:rPr>
              <w:t>4</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13" w:history="1">
            <w:r w:rsidR="0070729D" w:rsidRPr="0091532D">
              <w:rPr>
                <w:rStyle w:val="Hipervnculo"/>
                <w:noProof w:val="0"/>
              </w:rPr>
              <w:t>1.4.2. Interferómetro de Mirau</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_Toc316133513 \h </w:instrText>
            </w:r>
            <w:r w:rsidR="0070729D" w:rsidRPr="0091532D">
              <w:rPr>
                <w:noProof w:val="0"/>
                <w:webHidden/>
              </w:rPr>
            </w:r>
            <w:r w:rsidR="0070729D" w:rsidRPr="0091532D">
              <w:rPr>
                <w:noProof w:val="0"/>
                <w:webHidden/>
              </w:rPr>
              <w:fldChar w:fldCharType="separate"/>
            </w:r>
            <w:r w:rsidR="007131C9" w:rsidRPr="0091532D">
              <w:rPr>
                <w:noProof w:val="0"/>
                <w:webHidden/>
              </w:rPr>
              <w:t>5</w:t>
            </w:r>
            <w:r w:rsidR="0070729D" w:rsidRPr="0091532D">
              <w:rPr>
                <w:noProof w:val="0"/>
                <w:webHidden/>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14" w:history="1">
            <w:r w:rsidR="0070729D" w:rsidRPr="0091532D">
              <w:rPr>
                <w:rStyle w:val="Hipervnculo"/>
                <w:rFonts w:eastAsiaTheme="majorEastAsia"/>
                <w:noProof w:val="0"/>
                <w:lang w:val="es-VE"/>
              </w:rPr>
              <w:t>1.5. Teoría del Color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_Toc316133514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6</w:t>
            </w:r>
            <w:r w:rsidR="0070729D" w:rsidRPr="0091532D">
              <w:rPr>
                <w:noProof w:val="0"/>
                <w:webHidden/>
                <w:lang w:val="es-VE"/>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15" w:history="1">
            <w:r w:rsidR="0070729D" w:rsidRPr="0091532D">
              <w:rPr>
                <w:rStyle w:val="Hipervnculo"/>
                <w:noProof w:val="0"/>
              </w:rPr>
              <w:t>1.5.1. Espacio de color RGB</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_Toc316133515 \h </w:instrText>
            </w:r>
            <w:r w:rsidR="0070729D" w:rsidRPr="0091532D">
              <w:rPr>
                <w:noProof w:val="0"/>
                <w:webHidden/>
              </w:rPr>
            </w:r>
            <w:r w:rsidR="0070729D" w:rsidRPr="0091532D">
              <w:rPr>
                <w:noProof w:val="0"/>
                <w:webHidden/>
              </w:rPr>
              <w:fldChar w:fldCharType="separate"/>
            </w:r>
            <w:r w:rsidR="007131C9" w:rsidRPr="0091532D">
              <w:rPr>
                <w:noProof w:val="0"/>
                <w:webHidden/>
              </w:rPr>
              <w:t>7</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16" w:history="1">
            <w:r w:rsidR="0070729D" w:rsidRPr="0091532D">
              <w:rPr>
                <w:rStyle w:val="Hipervnculo"/>
                <w:noProof w:val="0"/>
              </w:rPr>
              <w:t>1.5.2. Espacio de color HSL</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_Toc316133516 \h </w:instrText>
            </w:r>
            <w:r w:rsidR="0070729D" w:rsidRPr="0091532D">
              <w:rPr>
                <w:noProof w:val="0"/>
                <w:webHidden/>
              </w:rPr>
            </w:r>
            <w:r w:rsidR="0070729D" w:rsidRPr="0091532D">
              <w:rPr>
                <w:noProof w:val="0"/>
                <w:webHidden/>
              </w:rPr>
              <w:fldChar w:fldCharType="separate"/>
            </w:r>
            <w:r w:rsidR="007131C9" w:rsidRPr="0091532D">
              <w:rPr>
                <w:noProof w:val="0"/>
                <w:webHidden/>
              </w:rPr>
              <w:t>8</w:t>
            </w:r>
            <w:r w:rsidR="0070729D" w:rsidRPr="0091532D">
              <w:rPr>
                <w:noProof w:val="0"/>
                <w:webHidden/>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17" w:history="1">
            <w:r w:rsidR="0070729D" w:rsidRPr="0091532D">
              <w:rPr>
                <w:rStyle w:val="Hipervnculo"/>
                <w:rFonts w:eastAsiaTheme="majorEastAsia"/>
                <w:noProof w:val="0"/>
                <w:lang w:val="es-VE"/>
              </w:rPr>
              <w:t>1.6. Dispositivos digitales de detección de imágenes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_Toc316133517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9</w:t>
            </w:r>
            <w:r w:rsidR="0070729D" w:rsidRPr="0091532D">
              <w:rPr>
                <w:noProof w:val="0"/>
                <w:webHidden/>
                <w:lang w:val="es-VE"/>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18" w:history="1">
            <w:r w:rsidR="0070729D" w:rsidRPr="0091532D">
              <w:rPr>
                <w:rStyle w:val="Hipervnculo"/>
                <w:noProof w:val="0"/>
              </w:rPr>
              <w:t>1.6.1. Cámaras CCD</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_Toc316133518 \h </w:instrText>
            </w:r>
            <w:r w:rsidR="0070729D" w:rsidRPr="0091532D">
              <w:rPr>
                <w:noProof w:val="0"/>
                <w:webHidden/>
              </w:rPr>
            </w:r>
            <w:r w:rsidR="0070729D" w:rsidRPr="0091532D">
              <w:rPr>
                <w:noProof w:val="0"/>
                <w:webHidden/>
              </w:rPr>
              <w:fldChar w:fldCharType="separate"/>
            </w:r>
            <w:r w:rsidR="007131C9" w:rsidRPr="0091532D">
              <w:rPr>
                <w:noProof w:val="0"/>
                <w:webHidden/>
              </w:rPr>
              <w:t>10</w:t>
            </w:r>
            <w:r w:rsidR="0070729D" w:rsidRPr="0091532D">
              <w:rPr>
                <w:noProof w:val="0"/>
                <w:webHidden/>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19" w:history="1">
            <w:r w:rsidR="0070729D" w:rsidRPr="0091532D">
              <w:rPr>
                <w:rStyle w:val="Hipervnculo"/>
                <w:rFonts w:eastAsiaTheme="majorEastAsia"/>
                <w:noProof w:val="0"/>
                <w:lang w:val="es-VE"/>
              </w:rPr>
              <w:t xml:space="preserve"> Capítulo II  SIMULADOR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_Toc316133519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20" w:history="1">
            <w:r w:rsidR="0070729D" w:rsidRPr="0091532D">
              <w:rPr>
                <w:rStyle w:val="Hipervnculo"/>
                <w:rFonts w:eastAsiaTheme="majorEastAsia"/>
                <w:noProof w:val="0"/>
                <w:lang w:val="es-VE"/>
              </w:rPr>
              <w:t>2.1. Módulos del simulador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_Toc316133520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1" w:history="1">
            <w:r w:rsidR="0070729D" w:rsidRPr="0091532D">
              <w:rPr>
                <w:rStyle w:val="Hipervnculo"/>
                <w:noProof w:val="0"/>
              </w:rPr>
              <w:t>2.1.1. Módulo de espectros</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_Toc316133521 \h </w:instrText>
            </w:r>
            <w:r w:rsidR="0070729D" w:rsidRPr="0091532D">
              <w:rPr>
                <w:noProof w:val="0"/>
                <w:webHidden/>
              </w:rPr>
            </w:r>
            <w:r w:rsidR="0070729D" w:rsidRPr="0091532D">
              <w:rPr>
                <w:noProof w:val="0"/>
                <w:webHidden/>
              </w:rPr>
              <w:fldChar w:fldCharType="separate"/>
            </w:r>
            <w:r w:rsidR="007131C9" w:rsidRPr="0091532D">
              <w:rPr>
                <w:noProof w:val="0"/>
                <w:webHidden/>
              </w:rPr>
              <w:t>1</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2" w:history="1">
            <w:r w:rsidR="0070729D" w:rsidRPr="0091532D">
              <w:rPr>
                <w:rStyle w:val="Hipervnculo"/>
                <w:noProof w:val="0"/>
              </w:rPr>
              <w:t>2.1.2. Módulo de muestra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_Toc316133522 \h </w:instrText>
            </w:r>
            <w:r w:rsidR="0070729D" w:rsidRPr="0091532D">
              <w:rPr>
                <w:noProof w:val="0"/>
                <w:webHidden/>
              </w:rPr>
            </w:r>
            <w:r w:rsidR="0070729D" w:rsidRPr="0091532D">
              <w:rPr>
                <w:noProof w:val="0"/>
                <w:webHidden/>
              </w:rPr>
              <w:fldChar w:fldCharType="separate"/>
            </w:r>
            <w:r w:rsidR="007131C9" w:rsidRPr="0091532D">
              <w:rPr>
                <w:noProof w:val="0"/>
                <w:webHidden/>
              </w:rPr>
              <w:t>2</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3" w:history="1">
            <w:r w:rsidR="0070729D" w:rsidRPr="0091532D">
              <w:rPr>
                <w:rStyle w:val="Hipervnculo"/>
                <w:noProof w:val="0"/>
              </w:rPr>
              <w:t>2.1.3. Modulo de cámara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_Toc316133523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4" w:history="1">
            <w:r w:rsidR="0070729D" w:rsidRPr="0091532D">
              <w:rPr>
                <w:rStyle w:val="Hipervnculo"/>
                <w:noProof w:val="0"/>
              </w:rPr>
              <w:t>2.1.4. Módulo de la fuente de iluminación</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_Toc316133524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5" w:history="1">
            <w:r w:rsidR="0070729D" w:rsidRPr="0091532D">
              <w:rPr>
                <w:rStyle w:val="Hipervnculo"/>
                <w:noProof w:val="0"/>
              </w:rPr>
              <w:t>2.1.5. Módulo de ruido</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_Toc316133525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6" w:history="1">
            <w:r w:rsidR="0070729D" w:rsidRPr="0091532D">
              <w:rPr>
                <w:rStyle w:val="Hipervnculo"/>
                <w:noProof w:val="0"/>
              </w:rPr>
              <w:t>2.1.6. Módulo de interferometría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_Toc316133526 \h </w:instrText>
            </w:r>
            <w:r w:rsidR="0070729D" w:rsidRPr="0091532D">
              <w:rPr>
                <w:noProof w:val="0"/>
                <w:webHidden/>
              </w:rPr>
            </w:r>
            <w:r w:rsidR="0070729D" w:rsidRPr="0091532D">
              <w:rPr>
                <w:noProof w:val="0"/>
                <w:webHidden/>
              </w:rPr>
              <w:fldChar w:fldCharType="separate"/>
            </w:r>
            <w:r w:rsidR="007131C9" w:rsidRPr="0091532D">
              <w:rPr>
                <w:noProof w:val="0"/>
                <w:webHidden/>
              </w:rPr>
              <w:t>3</w:t>
            </w:r>
            <w:r w:rsidR="0070729D" w:rsidRPr="0091532D">
              <w:rPr>
                <w:noProof w:val="0"/>
                <w:webHidden/>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27" w:history="1">
            <w:r w:rsidR="0070729D" w:rsidRPr="0091532D">
              <w:rPr>
                <w:rStyle w:val="Hipervnculo"/>
                <w:rFonts w:eastAsiaTheme="majorEastAsia"/>
                <w:noProof w:val="0"/>
                <w:lang w:val="es-VE"/>
              </w:rPr>
              <w:t>2.2. Validación del simulador</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_Toc316133527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10</w:t>
            </w:r>
            <w:r w:rsidR="0070729D" w:rsidRPr="0091532D">
              <w:rPr>
                <w:noProof w:val="0"/>
                <w:webHidden/>
                <w:lang w:val="es-VE"/>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8" w:history="1">
            <w:r w:rsidR="0070729D" w:rsidRPr="0091532D">
              <w:rPr>
                <w:rStyle w:val="Hipervnculo"/>
                <w:noProof w:val="0"/>
              </w:rPr>
              <w:t>2.2.1. Franjas de un plano inclinado con fuente puntual</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_Toc316133528 \h </w:instrText>
            </w:r>
            <w:r w:rsidR="0070729D" w:rsidRPr="0091532D">
              <w:rPr>
                <w:noProof w:val="0"/>
                <w:webHidden/>
              </w:rPr>
            </w:r>
            <w:r w:rsidR="0070729D" w:rsidRPr="0091532D">
              <w:rPr>
                <w:noProof w:val="0"/>
                <w:webHidden/>
              </w:rPr>
              <w:fldChar w:fldCharType="separate"/>
            </w:r>
            <w:r w:rsidR="007131C9" w:rsidRPr="0091532D">
              <w:rPr>
                <w:noProof w:val="0"/>
                <w:webHidden/>
              </w:rPr>
              <w:t>10</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29" w:history="1">
            <w:r w:rsidR="0070729D" w:rsidRPr="0091532D">
              <w:rPr>
                <w:rStyle w:val="Hipervnculo"/>
                <w:noProof w:val="0"/>
              </w:rPr>
              <w:t>2.2.2. Franjas de un plano inclinado en luz blanca</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_Toc316133529 \h </w:instrText>
            </w:r>
            <w:r w:rsidR="0070729D" w:rsidRPr="0091532D">
              <w:rPr>
                <w:noProof w:val="0"/>
                <w:webHidden/>
              </w:rPr>
            </w:r>
            <w:r w:rsidR="0070729D" w:rsidRPr="0091532D">
              <w:rPr>
                <w:noProof w:val="0"/>
                <w:webHidden/>
              </w:rPr>
              <w:fldChar w:fldCharType="separate"/>
            </w:r>
            <w:r w:rsidR="007131C9" w:rsidRPr="0091532D">
              <w:rPr>
                <w:noProof w:val="0"/>
                <w:webHidden/>
              </w:rPr>
              <w:t>12</w:t>
            </w:r>
            <w:r w:rsidR="0070729D" w:rsidRPr="0091532D">
              <w:rPr>
                <w:noProof w:val="0"/>
                <w:webHidden/>
              </w:rPr>
              <w:fldChar w:fldCharType="end"/>
            </w:r>
          </w:hyperlink>
        </w:p>
        <w:p w:rsidR="0070729D" w:rsidRPr="0091532D" w:rsidRDefault="00A810AC">
          <w:pPr>
            <w:pStyle w:val="TDC3"/>
            <w:rPr>
              <w:rFonts w:asciiTheme="minorHAnsi" w:eastAsiaTheme="minorEastAsia" w:hAnsiTheme="minorHAnsi" w:cstheme="minorBidi"/>
              <w:smallCaps w:val="0"/>
              <w:noProof w:val="0"/>
              <w:lang w:eastAsia="es-VE"/>
            </w:rPr>
          </w:pPr>
          <w:hyperlink w:anchor="_Toc316133530" w:history="1">
            <w:r w:rsidR="0070729D" w:rsidRPr="0091532D">
              <w:rPr>
                <w:rStyle w:val="Hipervnculo"/>
                <w:noProof w:val="0"/>
              </w:rPr>
              <w:t>2.2.3. Replicación de un interferograma real</w:t>
            </w:r>
            <w:r w:rsidR="0070729D" w:rsidRPr="0091532D">
              <w:rPr>
                <w:noProof w:val="0"/>
                <w:webHidden/>
              </w:rPr>
              <w:tab/>
            </w:r>
            <w:r w:rsidR="0070729D" w:rsidRPr="0091532D">
              <w:rPr>
                <w:noProof w:val="0"/>
                <w:webHidden/>
              </w:rPr>
              <w:fldChar w:fldCharType="begin"/>
            </w:r>
            <w:r w:rsidR="0070729D" w:rsidRPr="0091532D">
              <w:rPr>
                <w:noProof w:val="0"/>
                <w:webHidden/>
              </w:rPr>
              <w:instrText xml:space="preserve"> PAGEREF _Toc316133530 \h </w:instrText>
            </w:r>
            <w:r w:rsidR="0070729D" w:rsidRPr="0091532D">
              <w:rPr>
                <w:noProof w:val="0"/>
                <w:webHidden/>
              </w:rPr>
            </w:r>
            <w:r w:rsidR="0070729D" w:rsidRPr="0091532D">
              <w:rPr>
                <w:noProof w:val="0"/>
                <w:webHidden/>
              </w:rPr>
              <w:fldChar w:fldCharType="separate"/>
            </w:r>
            <w:r w:rsidR="007131C9" w:rsidRPr="0091532D">
              <w:rPr>
                <w:noProof w:val="0"/>
                <w:webHidden/>
              </w:rPr>
              <w:t>13</w:t>
            </w:r>
            <w:r w:rsidR="0070729D" w:rsidRPr="0091532D">
              <w:rPr>
                <w:noProof w:val="0"/>
                <w:webHidden/>
              </w:rPr>
              <w:fldChar w:fldCharType="end"/>
            </w:r>
          </w:hyperlink>
        </w:p>
        <w:p w:rsidR="0070729D" w:rsidRPr="0091532D" w:rsidRDefault="00A810AC">
          <w:pPr>
            <w:pStyle w:val="TDC2"/>
            <w:rPr>
              <w:rFonts w:asciiTheme="minorHAnsi" w:eastAsiaTheme="minorEastAsia" w:hAnsiTheme="minorHAnsi" w:cstheme="minorBidi"/>
              <w:smallCaps w:val="0"/>
              <w:noProof w:val="0"/>
              <w:lang w:val="es-VE" w:eastAsia="es-VE"/>
            </w:rPr>
          </w:pPr>
          <w:hyperlink w:anchor="_Toc316133531" w:history="1">
            <w:r w:rsidR="0070729D" w:rsidRPr="0091532D">
              <w:rPr>
                <w:rStyle w:val="Hipervnculo"/>
                <w:rFonts w:eastAsiaTheme="majorEastAsia"/>
                <w:noProof w:val="0"/>
                <w:lang w:val="es-VE"/>
              </w:rPr>
              <w:t>2.3. Conclusión</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_Toc316133531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15</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32" w:history="1">
            <w:r w:rsidR="0070729D" w:rsidRPr="0091532D">
              <w:rPr>
                <w:rStyle w:val="Hipervnculo"/>
                <w:rFonts w:eastAsiaTheme="majorEastAsia"/>
                <w:noProof w:val="0"/>
                <w:lang w:val="es-VE"/>
              </w:rPr>
              <w:t xml:space="preserve"> CAPITULO III  Algoritmo de Control</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_Toc316133532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33" w:history="1">
            <w:r w:rsidR="0070729D" w:rsidRPr="0091532D">
              <w:rPr>
                <w:rStyle w:val="Hipervnculo"/>
                <w:rFonts w:eastAsiaTheme="majorEastAsia"/>
                <w:noProof w:val="0"/>
                <w:lang w:val="es-VE"/>
              </w:rPr>
              <w:t>CAPITULO III  Conclusiones y recomendaciones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_Toc316133533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34" w:history="1">
            <w:r w:rsidR="0070729D" w:rsidRPr="0091532D">
              <w:rPr>
                <w:rStyle w:val="Hipervnculo"/>
                <w:rFonts w:eastAsiaTheme="majorEastAsia"/>
                <w:noProof w:val="0"/>
                <w:lang w:val="es-VE"/>
              </w:rPr>
              <w:t>Referencias</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_Toc316133534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1</w:t>
            </w:r>
            <w:r w:rsidR="0070729D" w:rsidRPr="0091532D">
              <w:rPr>
                <w:noProof w:val="0"/>
                <w:webHidden/>
                <w:lang w:val="es-VE"/>
              </w:rPr>
              <w:fldChar w:fldCharType="end"/>
            </w:r>
          </w:hyperlink>
        </w:p>
        <w:p w:rsidR="0070729D" w:rsidRPr="0091532D" w:rsidRDefault="00A810AC">
          <w:pPr>
            <w:pStyle w:val="TDC1"/>
            <w:rPr>
              <w:rFonts w:asciiTheme="minorHAnsi" w:eastAsiaTheme="minorEastAsia" w:hAnsiTheme="minorHAnsi" w:cstheme="minorBidi"/>
              <w:b w:val="0"/>
              <w:bCs w:val="0"/>
              <w:caps w:val="0"/>
              <w:noProof w:val="0"/>
              <w:lang w:val="es-VE" w:eastAsia="es-VE"/>
            </w:rPr>
          </w:pPr>
          <w:hyperlink w:anchor="_Toc316133535" w:history="1">
            <w:r w:rsidR="0070729D" w:rsidRPr="0091532D">
              <w:rPr>
                <w:rStyle w:val="Hipervnculo"/>
                <w:rFonts w:eastAsiaTheme="majorEastAsia"/>
                <w:noProof w:val="0"/>
                <w:lang w:val="es-VE"/>
              </w:rPr>
              <w:t>Anexo A</w:t>
            </w:r>
            <w:r w:rsidR="0070729D" w:rsidRPr="0091532D">
              <w:rPr>
                <w:rFonts w:asciiTheme="minorHAnsi" w:eastAsiaTheme="minorEastAsia" w:hAnsiTheme="minorHAnsi" w:cstheme="minorBidi"/>
                <w:b w:val="0"/>
                <w:bCs w:val="0"/>
                <w:caps w:val="0"/>
                <w:noProof w:val="0"/>
                <w:lang w:val="es-VE" w:eastAsia="es-VE"/>
              </w:rPr>
              <w:tab/>
            </w:r>
            <w:r w:rsidR="0070729D" w:rsidRPr="0091532D">
              <w:rPr>
                <w:rStyle w:val="Hipervnculo"/>
                <w:rFonts w:eastAsiaTheme="majorEastAsia"/>
                <w:noProof w:val="0"/>
                <w:lang w:val="es-VE"/>
              </w:rPr>
              <w:t>Anexo a</w:t>
            </w:r>
            <w:r w:rsidR="0070729D" w:rsidRPr="0091532D">
              <w:rPr>
                <w:noProof w:val="0"/>
                <w:webHidden/>
                <w:lang w:val="es-VE"/>
              </w:rPr>
              <w:tab/>
            </w:r>
            <w:r w:rsidR="0070729D" w:rsidRPr="0091532D">
              <w:rPr>
                <w:noProof w:val="0"/>
                <w:webHidden/>
                <w:lang w:val="es-VE"/>
              </w:rPr>
              <w:fldChar w:fldCharType="begin"/>
            </w:r>
            <w:r w:rsidR="0070729D" w:rsidRPr="0091532D">
              <w:rPr>
                <w:noProof w:val="0"/>
                <w:webHidden/>
                <w:lang w:val="es-VE"/>
              </w:rPr>
              <w:instrText xml:space="preserve"> PAGEREF _Toc316133535 \h </w:instrText>
            </w:r>
            <w:r w:rsidR="0070729D" w:rsidRPr="0091532D">
              <w:rPr>
                <w:noProof w:val="0"/>
                <w:webHidden/>
                <w:lang w:val="es-VE"/>
              </w:rPr>
            </w:r>
            <w:r w:rsidR="0070729D" w:rsidRPr="0091532D">
              <w:rPr>
                <w:noProof w:val="0"/>
                <w:webHidden/>
                <w:lang w:val="es-VE"/>
              </w:rPr>
              <w:fldChar w:fldCharType="separate"/>
            </w:r>
            <w:r w:rsidR="007131C9" w:rsidRPr="0091532D">
              <w:rPr>
                <w:noProof w:val="0"/>
                <w:webHidden/>
                <w:lang w:val="es-VE"/>
              </w:rPr>
              <w:t>2</w:t>
            </w:r>
            <w:r w:rsidR="0070729D" w:rsidRPr="0091532D">
              <w:rPr>
                <w:noProof w:val="0"/>
                <w:webHidden/>
                <w:lang w:val="es-VE"/>
              </w:rPr>
              <w:fldChar w:fldCharType="end"/>
            </w:r>
          </w:hyperlink>
        </w:p>
        <w:p w:rsidR="00BF1090" w:rsidRPr="008D2941" w:rsidRDefault="007F7092" w:rsidP="00BF1090">
          <w:pPr>
            <w:tabs>
              <w:tab w:val="right" w:leader="dot" w:pos="9072"/>
            </w:tabs>
            <w:ind w:firstLine="0"/>
          </w:pPr>
          <w:r w:rsidRPr="0091532D">
            <w:fldChar w:fldCharType="end"/>
          </w:r>
        </w:p>
      </w:sdtContent>
    </w:sdt>
    <w:p w:rsidR="00BF1090" w:rsidRPr="008D2941" w:rsidRDefault="00BF1090" w:rsidP="00BF1090">
      <w:pPr>
        <w:spacing w:before="0" w:after="200" w:line="276" w:lineRule="auto"/>
        <w:ind w:firstLine="0"/>
        <w:jc w:val="left"/>
        <w:rPr>
          <w:rFonts w:cs="Times New Roman"/>
          <w:sz w:val="22"/>
        </w:rPr>
      </w:pPr>
      <w:r w:rsidRPr="008D2941">
        <w:rPr>
          <w:rFonts w:cs="Times New Roman"/>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Default="007F7092">
      <w:pPr>
        <w:pStyle w:val="Tabladeilustraciones"/>
        <w:tabs>
          <w:tab w:val="right" w:leader="dot" w:pos="9111"/>
        </w:tabs>
        <w:rPr>
          <w:rFonts w:asciiTheme="minorHAnsi" w:eastAsiaTheme="minorEastAsia" w:hAnsiTheme="minorHAnsi" w:cstheme="minorBidi"/>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957FAC">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65F81" w:rsidRDefault="007F7092">
      <w:pPr>
        <w:pStyle w:val="Tabladeilustraciones"/>
        <w:tabs>
          <w:tab w:val="right" w:leader="dot" w:pos="9111"/>
        </w:tabs>
        <w:rPr>
          <w:ins w:id="6" w:author="veloz" w:date="2012-02-06T18:21:00Z"/>
          <w:rFonts w:asciiTheme="minorHAnsi" w:eastAsiaTheme="minorEastAsia" w:hAnsiTheme="minorHAnsi" w:cstheme="minorBidi"/>
          <w:noProof/>
          <w:sz w:val="22"/>
          <w:szCs w:val="22"/>
          <w:lang w:eastAsia="es-VE"/>
        </w:rPr>
      </w:pPr>
      <w:r w:rsidRPr="0091532D">
        <w:fldChar w:fldCharType="begin"/>
      </w:r>
      <w:r w:rsidR="00BF1090" w:rsidRPr="008D2941">
        <w:instrText xml:space="preserve"> TOC \h \z \c "Figura" </w:instrText>
      </w:r>
      <w:r w:rsidRPr="0091532D">
        <w:fldChar w:fldCharType="separate"/>
      </w:r>
      <w:ins w:id="7" w:author="veloz" w:date="2012-02-06T18:21:00Z">
        <w:r w:rsidR="00965F81" w:rsidRPr="00681293">
          <w:rPr>
            <w:rStyle w:val="Hipervnculo"/>
            <w:noProof/>
          </w:rPr>
          <w:fldChar w:fldCharType="begin"/>
        </w:r>
        <w:r w:rsidR="00965F81" w:rsidRPr="00681293">
          <w:rPr>
            <w:rStyle w:val="Hipervnculo"/>
            <w:noProof/>
          </w:rPr>
          <w:instrText xml:space="preserve"> </w:instrText>
        </w:r>
        <w:r w:rsidR="00965F81">
          <w:rPr>
            <w:noProof/>
          </w:rPr>
          <w:instrText>HYPERLINK \l "_Toc316315826"</w:instrText>
        </w:r>
        <w:r w:rsidR="00965F81" w:rsidRPr="00681293">
          <w:rPr>
            <w:rStyle w:val="Hipervnculo"/>
            <w:noProof/>
          </w:rPr>
          <w:instrText xml:space="preserve"> </w:instrText>
        </w:r>
        <w:r w:rsidR="00965F81" w:rsidRPr="00681293">
          <w:rPr>
            <w:rStyle w:val="Hipervnculo"/>
            <w:noProof/>
          </w:rPr>
        </w:r>
        <w:r w:rsidR="00965F81" w:rsidRPr="00681293">
          <w:rPr>
            <w:rStyle w:val="Hipervnculo"/>
            <w:noProof/>
          </w:rPr>
          <w:fldChar w:fldCharType="separate"/>
        </w:r>
        <w:r w:rsidR="00965F81" w:rsidRPr="00681293">
          <w:rPr>
            <w:rStyle w:val="Hipervnculo"/>
            <w:noProof/>
          </w:rPr>
          <w:t>Figura 1.1: Interferómetro de Michelson</w:t>
        </w:r>
        <w:r w:rsidR="00965F81">
          <w:rPr>
            <w:noProof/>
            <w:webHidden/>
          </w:rPr>
          <w:tab/>
        </w:r>
        <w:r w:rsidR="00965F81">
          <w:rPr>
            <w:noProof/>
            <w:webHidden/>
          </w:rPr>
          <w:fldChar w:fldCharType="begin"/>
        </w:r>
        <w:r w:rsidR="00965F81">
          <w:rPr>
            <w:noProof/>
            <w:webHidden/>
          </w:rPr>
          <w:instrText xml:space="preserve"> PAGEREF _Toc316315826 \h </w:instrText>
        </w:r>
        <w:r w:rsidR="00965F81">
          <w:rPr>
            <w:noProof/>
            <w:webHidden/>
          </w:rPr>
        </w:r>
      </w:ins>
      <w:r w:rsidR="00965F81">
        <w:rPr>
          <w:noProof/>
          <w:webHidden/>
        </w:rPr>
        <w:fldChar w:fldCharType="separate"/>
      </w:r>
      <w:ins w:id="8" w:author="veloz" w:date="2012-02-06T18:21:00Z">
        <w:r w:rsidR="00965F81">
          <w:rPr>
            <w:noProof/>
            <w:webHidden/>
          </w:rPr>
          <w:t>5</w:t>
        </w:r>
        <w:r w:rsidR="00965F81">
          <w:rPr>
            <w:noProof/>
            <w:webHidden/>
          </w:rPr>
          <w:fldChar w:fldCharType="end"/>
        </w:r>
        <w:r w:rsidR="00965F81" w:rsidRPr="00681293">
          <w:rPr>
            <w:rStyle w:val="Hipervnculo"/>
            <w:noProof/>
          </w:rPr>
          <w:fldChar w:fldCharType="end"/>
        </w:r>
      </w:ins>
    </w:p>
    <w:p w:rsidR="00965F81" w:rsidRDefault="00965F81">
      <w:pPr>
        <w:pStyle w:val="Tabladeilustraciones"/>
        <w:tabs>
          <w:tab w:val="right" w:leader="dot" w:pos="9111"/>
        </w:tabs>
        <w:rPr>
          <w:ins w:id="9" w:author="veloz" w:date="2012-02-06T18:21:00Z"/>
          <w:rFonts w:asciiTheme="minorHAnsi" w:eastAsiaTheme="minorEastAsia" w:hAnsiTheme="minorHAnsi" w:cstheme="minorBidi"/>
          <w:noProof/>
          <w:sz w:val="22"/>
          <w:szCs w:val="22"/>
          <w:lang w:eastAsia="es-VE"/>
        </w:rPr>
      </w:pPr>
      <w:ins w:id="10"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"_Toc316315827"</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1.2: Esquema de interferómetro de Mirau</w:t>
        </w:r>
        <w:r>
          <w:rPr>
            <w:noProof/>
            <w:webHidden/>
          </w:rPr>
          <w:tab/>
        </w:r>
        <w:r>
          <w:rPr>
            <w:noProof/>
            <w:webHidden/>
          </w:rPr>
          <w:fldChar w:fldCharType="begin"/>
        </w:r>
        <w:r>
          <w:rPr>
            <w:noProof/>
            <w:webHidden/>
          </w:rPr>
          <w:instrText xml:space="preserve"> PAGEREF _Toc316315827 \h </w:instrText>
        </w:r>
        <w:r>
          <w:rPr>
            <w:noProof/>
            <w:webHidden/>
          </w:rPr>
        </w:r>
      </w:ins>
      <w:r>
        <w:rPr>
          <w:noProof/>
          <w:webHidden/>
        </w:rPr>
        <w:fldChar w:fldCharType="separate"/>
      </w:r>
      <w:ins w:id="11" w:author="veloz" w:date="2012-02-06T18:21:00Z">
        <w:r>
          <w:rPr>
            <w:noProof/>
            <w:webHidden/>
          </w:rPr>
          <w:t>6</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12" w:author="veloz" w:date="2012-02-06T18:21:00Z"/>
          <w:rFonts w:asciiTheme="minorHAnsi" w:eastAsiaTheme="minorEastAsia" w:hAnsiTheme="minorHAnsi" w:cstheme="minorBidi"/>
          <w:noProof/>
          <w:sz w:val="22"/>
          <w:szCs w:val="22"/>
          <w:lang w:eastAsia="es-VE"/>
        </w:rPr>
      </w:pPr>
      <w:ins w:id="13"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"_Toc316315828"</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1.3 : Espacio de color HSL</w:t>
        </w:r>
        <w:r>
          <w:rPr>
            <w:noProof/>
            <w:webHidden/>
          </w:rPr>
          <w:tab/>
        </w:r>
        <w:r>
          <w:rPr>
            <w:noProof/>
            <w:webHidden/>
          </w:rPr>
          <w:fldChar w:fldCharType="begin"/>
        </w:r>
        <w:r>
          <w:rPr>
            <w:noProof/>
            <w:webHidden/>
          </w:rPr>
          <w:instrText xml:space="preserve"> PAGEREF _Toc316315828 \h </w:instrText>
        </w:r>
        <w:r>
          <w:rPr>
            <w:noProof/>
            <w:webHidden/>
          </w:rPr>
        </w:r>
      </w:ins>
      <w:r>
        <w:rPr>
          <w:noProof/>
          <w:webHidden/>
        </w:rPr>
        <w:fldChar w:fldCharType="separate"/>
      </w:r>
      <w:ins w:id="14" w:author="veloz" w:date="2012-02-06T18:21:00Z">
        <w:r>
          <w:rPr>
            <w:noProof/>
            <w:webHidden/>
          </w:rPr>
          <w:t>9</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15" w:author="veloz" w:date="2012-02-06T18:21:00Z"/>
          <w:rFonts w:asciiTheme="minorHAnsi" w:eastAsiaTheme="minorEastAsia" w:hAnsiTheme="minorHAnsi" w:cstheme="minorBidi"/>
          <w:noProof/>
          <w:sz w:val="22"/>
          <w:szCs w:val="22"/>
          <w:lang w:eastAsia="es-VE"/>
        </w:rPr>
      </w:pPr>
      <w:ins w:id="16"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"_Toc316315829"</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2.1 : Espectros de RGB de absorción de Canon 10D</w:t>
        </w:r>
        <w:r>
          <w:rPr>
            <w:noProof/>
            <w:webHidden/>
          </w:rPr>
          <w:tab/>
        </w:r>
        <w:r>
          <w:rPr>
            <w:noProof/>
            <w:webHidden/>
          </w:rPr>
          <w:fldChar w:fldCharType="begin"/>
        </w:r>
        <w:r>
          <w:rPr>
            <w:noProof/>
            <w:webHidden/>
          </w:rPr>
          <w:instrText xml:space="preserve"> PAGEREF _Toc316315829 \h </w:instrText>
        </w:r>
        <w:r>
          <w:rPr>
            <w:noProof/>
            <w:webHidden/>
          </w:rPr>
        </w:r>
      </w:ins>
      <w:r>
        <w:rPr>
          <w:noProof/>
          <w:webHidden/>
        </w:rPr>
        <w:fldChar w:fldCharType="separate"/>
      </w:r>
      <w:ins w:id="17" w:author="veloz" w:date="2012-02-06T18:21:00Z">
        <w:r>
          <w:rPr>
            <w:noProof/>
            <w:webHidden/>
          </w:rPr>
          <w:t>10</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18" w:author="veloz" w:date="2012-02-06T18:21:00Z"/>
          <w:rFonts w:asciiTheme="minorHAnsi" w:eastAsiaTheme="minorEastAsia" w:hAnsiTheme="minorHAnsi" w:cstheme="minorBidi"/>
          <w:noProof/>
          <w:sz w:val="22"/>
          <w:szCs w:val="22"/>
          <w:lang w:eastAsia="es-VE"/>
        </w:rPr>
      </w:pPr>
      <w:ins w:id="19"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"_Toc316315830"</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2.2 : Interferograma simulado de un plano inclinado iluminado por una fuente puntual a la longitud de onda de un laser de He-Ne</w:t>
        </w:r>
        <w:r>
          <w:rPr>
            <w:noProof/>
            <w:webHidden/>
          </w:rPr>
          <w:tab/>
        </w:r>
        <w:r>
          <w:rPr>
            <w:noProof/>
            <w:webHidden/>
          </w:rPr>
          <w:fldChar w:fldCharType="begin"/>
        </w:r>
        <w:r>
          <w:rPr>
            <w:noProof/>
            <w:webHidden/>
          </w:rPr>
          <w:instrText xml:space="preserve"> PAGEREF _Toc316315830 \h </w:instrText>
        </w:r>
        <w:r>
          <w:rPr>
            <w:noProof/>
            <w:webHidden/>
          </w:rPr>
        </w:r>
      </w:ins>
      <w:r>
        <w:rPr>
          <w:noProof/>
          <w:webHidden/>
        </w:rPr>
        <w:fldChar w:fldCharType="separate"/>
      </w:r>
      <w:ins w:id="20" w:author="veloz" w:date="2012-02-06T18:21:00Z">
        <w:r>
          <w:rPr>
            <w:noProof/>
            <w:webHidden/>
          </w:rPr>
          <w:t>11</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21" w:author="veloz" w:date="2012-02-06T18:21:00Z"/>
          <w:rFonts w:asciiTheme="minorHAnsi" w:eastAsiaTheme="minorEastAsia" w:hAnsiTheme="minorHAnsi" w:cstheme="minorBidi"/>
          <w:noProof/>
          <w:sz w:val="22"/>
          <w:szCs w:val="22"/>
          <w:lang w:eastAsia="es-VE"/>
        </w:rPr>
      </w:pPr>
      <w:ins w:id="22"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"_Toc316315831"</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2.3: Espectro del iluminador estándar A de la CIE</w:t>
        </w:r>
        <w:r>
          <w:rPr>
            <w:noProof/>
            <w:webHidden/>
          </w:rPr>
          <w:tab/>
        </w:r>
        <w:r>
          <w:rPr>
            <w:noProof/>
            <w:webHidden/>
          </w:rPr>
          <w:fldChar w:fldCharType="begin"/>
        </w:r>
        <w:r>
          <w:rPr>
            <w:noProof/>
            <w:webHidden/>
          </w:rPr>
          <w:instrText xml:space="preserve"> PAGEREF _Toc316315831 \h </w:instrText>
        </w:r>
        <w:r>
          <w:rPr>
            <w:noProof/>
            <w:webHidden/>
          </w:rPr>
        </w:r>
      </w:ins>
      <w:r>
        <w:rPr>
          <w:noProof/>
          <w:webHidden/>
        </w:rPr>
        <w:fldChar w:fldCharType="separate"/>
      </w:r>
      <w:ins w:id="23" w:author="veloz" w:date="2012-02-06T18:21:00Z">
        <w:r>
          <w:rPr>
            <w:noProof/>
            <w:webHidden/>
          </w:rPr>
          <w:t>12</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24" w:author="veloz" w:date="2012-02-06T18:21:00Z"/>
          <w:rFonts w:asciiTheme="minorHAnsi" w:eastAsiaTheme="minorEastAsia" w:hAnsiTheme="minorHAnsi" w:cstheme="minorBidi"/>
          <w:noProof/>
          <w:sz w:val="22"/>
          <w:szCs w:val="22"/>
          <w:lang w:eastAsia="es-VE"/>
        </w:rPr>
      </w:pPr>
      <w:ins w:id="25"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"_Toc316315832"</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2.4: Espectro absorbido por sensores RGB de una fuente del iluminador estándar A de la CIE</w:t>
        </w:r>
        <w:r>
          <w:rPr>
            <w:noProof/>
            <w:webHidden/>
          </w:rPr>
          <w:tab/>
        </w:r>
        <w:r>
          <w:rPr>
            <w:noProof/>
            <w:webHidden/>
          </w:rPr>
          <w:fldChar w:fldCharType="begin"/>
        </w:r>
        <w:r>
          <w:rPr>
            <w:noProof/>
            <w:webHidden/>
          </w:rPr>
          <w:instrText xml:space="preserve"> PAGEREF _Toc316315832 \h </w:instrText>
        </w:r>
        <w:r>
          <w:rPr>
            <w:noProof/>
            <w:webHidden/>
          </w:rPr>
        </w:r>
      </w:ins>
      <w:r>
        <w:rPr>
          <w:noProof/>
          <w:webHidden/>
        </w:rPr>
        <w:fldChar w:fldCharType="separate"/>
      </w:r>
      <w:ins w:id="26" w:author="veloz" w:date="2012-02-06T18:21:00Z">
        <w:r>
          <w:rPr>
            <w:noProof/>
            <w:webHidden/>
          </w:rPr>
          <w:t>13</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27" w:author="veloz" w:date="2012-02-06T18:21:00Z"/>
          <w:rFonts w:asciiTheme="minorHAnsi" w:eastAsiaTheme="minorEastAsia" w:hAnsiTheme="minorHAnsi" w:cstheme="minorBidi"/>
          <w:noProof/>
          <w:sz w:val="22"/>
          <w:szCs w:val="22"/>
          <w:lang w:eastAsia="es-VE"/>
        </w:rPr>
      </w:pPr>
      <w:ins w:id="28"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"_Toc316315833"</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2.5: Interferograma simulado con fuente como iluminador estándar A de la CIE</w:t>
        </w:r>
        <w:r>
          <w:rPr>
            <w:noProof/>
            <w:webHidden/>
          </w:rPr>
          <w:tab/>
        </w:r>
        <w:r>
          <w:rPr>
            <w:noProof/>
            <w:webHidden/>
          </w:rPr>
          <w:fldChar w:fldCharType="begin"/>
        </w:r>
        <w:r>
          <w:rPr>
            <w:noProof/>
            <w:webHidden/>
          </w:rPr>
          <w:instrText xml:space="preserve"> PAGEREF _Toc316315833 \h </w:instrText>
        </w:r>
        <w:r>
          <w:rPr>
            <w:noProof/>
            <w:webHidden/>
          </w:rPr>
        </w:r>
      </w:ins>
      <w:r>
        <w:rPr>
          <w:noProof/>
          <w:webHidden/>
        </w:rPr>
        <w:fldChar w:fldCharType="separate"/>
      </w:r>
      <w:ins w:id="29" w:author="veloz" w:date="2012-02-06T18:21:00Z">
        <w:r>
          <w:rPr>
            <w:noProof/>
            <w:webHidden/>
          </w:rPr>
          <w:t>14</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30" w:author="veloz" w:date="2012-02-06T18:21:00Z"/>
          <w:rFonts w:asciiTheme="minorHAnsi" w:eastAsiaTheme="minorEastAsia" w:hAnsiTheme="minorHAnsi" w:cstheme="minorBidi"/>
          <w:noProof/>
          <w:sz w:val="22"/>
          <w:szCs w:val="22"/>
          <w:lang w:eastAsia="es-VE"/>
        </w:rPr>
      </w:pPr>
      <w:ins w:id="31"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"_Toc316315834"</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2.6: Perfil del Pozo hecho con ablación iónica en una superficie de silicio clivado [10]</w:t>
        </w:r>
        <w:r>
          <w:rPr>
            <w:noProof/>
            <w:webHidden/>
          </w:rPr>
          <w:tab/>
        </w:r>
        <w:r>
          <w:rPr>
            <w:noProof/>
            <w:webHidden/>
          </w:rPr>
          <w:fldChar w:fldCharType="begin"/>
        </w:r>
        <w:r>
          <w:rPr>
            <w:noProof/>
            <w:webHidden/>
          </w:rPr>
          <w:instrText xml:space="preserve"> PAGEREF _Toc316315834 \h </w:instrText>
        </w:r>
        <w:r>
          <w:rPr>
            <w:noProof/>
            <w:webHidden/>
          </w:rPr>
        </w:r>
      </w:ins>
      <w:r>
        <w:rPr>
          <w:noProof/>
          <w:webHidden/>
        </w:rPr>
        <w:fldChar w:fldCharType="separate"/>
      </w:r>
      <w:ins w:id="32" w:author="veloz" w:date="2012-02-06T18:21:00Z">
        <w:r>
          <w:rPr>
            <w:noProof/>
            <w:webHidden/>
          </w:rPr>
          <w:t>15</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33" w:author="veloz" w:date="2012-02-06T18:21:00Z"/>
          <w:rFonts w:asciiTheme="minorHAnsi" w:eastAsiaTheme="minorEastAsia" w:hAnsiTheme="minorHAnsi" w:cstheme="minorBidi"/>
          <w:noProof/>
          <w:sz w:val="22"/>
          <w:szCs w:val="22"/>
          <w:lang w:eastAsia="es-VE"/>
        </w:rPr>
      </w:pPr>
      <w:ins w:id="34"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"_Toc316315835"</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2.7: Interferograma real [10] (izquierda) y simulado (derecha)</w:t>
        </w:r>
        <w:r>
          <w:rPr>
            <w:noProof/>
            <w:webHidden/>
          </w:rPr>
          <w:tab/>
        </w:r>
        <w:r>
          <w:rPr>
            <w:noProof/>
            <w:webHidden/>
          </w:rPr>
          <w:fldChar w:fldCharType="begin"/>
        </w:r>
        <w:r>
          <w:rPr>
            <w:noProof/>
            <w:webHidden/>
          </w:rPr>
          <w:instrText xml:space="preserve"> PAGEREF _Toc316315835 \h </w:instrText>
        </w:r>
        <w:r>
          <w:rPr>
            <w:noProof/>
            <w:webHidden/>
          </w:rPr>
        </w:r>
      </w:ins>
      <w:r>
        <w:rPr>
          <w:noProof/>
          <w:webHidden/>
        </w:rPr>
        <w:fldChar w:fldCharType="separate"/>
      </w:r>
      <w:ins w:id="35" w:author="veloz" w:date="2012-02-06T18:21:00Z">
        <w:r>
          <w:rPr>
            <w:noProof/>
            <w:webHidden/>
          </w:rPr>
          <w:t>16</w:t>
        </w:r>
        <w:r>
          <w:rPr>
            <w:noProof/>
            <w:webHidden/>
          </w:rPr>
          <w:fldChar w:fldCharType="end"/>
        </w:r>
        <w:r w:rsidRPr="00681293">
          <w:rPr>
            <w:rStyle w:val="Hipervnculo"/>
            <w:noProof/>
          </w:rPr>
          <w:fldChar w:fldCharType="end"/>
        </w:r>
      </w:ins>
    </w:p>
    <w:p w:rsidR="00965F81" w:rsidRDefault="00965F81">
      <w:pPr>
        <w:pStyle w:val="Tabladeilustraciones"/>
        <w:tabs>
          <w:tab w:val="right" w:leader="dot" w:pos="9111"/>
        </w:tabs>
        <w:rPr>
          <w:ins w:id="36" w:author="veloz" w:date="2012-02-06T18:21:00Z"/>
          <w:rFonts w:asciiTheme="minorHAnsi" w:eastAsiaTheme="minorEastAsia" w:hAnsiTheme="minorHAnsi" w:cstheme="minorBidi"/>
          <w:noProof/>
          <w:sz w:val="22"/>
          <w:szCs w:val="22"/>
          <w:lang w:eastAsia="es-VE"/>
        </w:rPr>
      </w:pPr>
      <w:ins w:id="37" w:author="veloz" w:date="2012-02-06T18:21:00Z">
        <w:r w:rsidRPr="00681293">
          <w:rPr>
            <w:rStyle w:val="Hipervnculo"/>
            <w:noProof/>
          </w:rPr>
          <w:fldChar w:fldCharType="begin"/>
        </w:r>
        <w:r w:rsidRPr="00681293">
          <w:rPr>
            <w:rStyle w:val="Hipervnculo"/>
            <w:noProof/>
          </w:rPr>
          <w:instrText xml:space="preserve"> </w:instrText>
        </w:r>
        <w:r>
          <w:rPr>
            <w:noProof/>
          </w:rPr>
          <w:instrText>HYPERLINK \l "_Toc316315836"</w:instrText>
        </w:r>
        <w:r w:rsidRPr="00681293">
          <w:rPr>
            <w:rStyle w:val="Hipervnculo"/>
            <w:noProof/>
          </w:rPr>
          <w:instrText xml:space="preserve"> </w:instrText>
        </w:r>
        <w:r w:rsidRPr="00681293">
          <w:rPr>
            <w:rStyle w:val="Hipervnculo"/>
            <w:noProof/>
          </w:rPr>
        </w:r>
        <w:r w:rsidRPr="00681293">
          <w:rPr>
            <w:rStyle w:val="Hipervnculo"/>
            <w:noProof/>
          </w:rPr>
          <w:fldChar w:fldCharType="separate"/>
        </w:r>
        <w:r w:rsidRPr="00681293">
          <w:rPr>
            <w:rStyle w:val="Hipervnculo"/>
            <w:noProof/>
          </w:rPr>
          <w:t>Figura 3.1: Interferograma real [10] (izquierda) y simulado (derecha)</w:t>
        </w:r>
        <w:r>
          <w:rPr>
            <w:noProof/>
            <w:webHidden/>
          </w:rPr>
          <w:tab/>
        </w:r>
        <w:r>
          <w:rPr>
            <w:noProof/>
            <w:webHidden/>
          </w:rPr>
          <w:fldChar w:fldCharType="begin"/>
        </w:r>
        <w:r>
          <w:rPr>
            <w:noProof/>
            <w:webHidden/>
          </w:rPr>
          <w:instrText xml:space="preserve"> PAGEREF _Toc316315836 \h </w:instrText>
        </w:r>
        <w:r>
          <w:rPr>
            <w:noProof/>
            <w:webHidden/>
          </w:rPr>
        </w:r>
      </w:ins>
      <w:r>
        <w:rPr>
          <w:noProof/>
          <w:webHidden/>
        </w:rPr>
        <w:fldChar w:fldCharType="separate"/>
      </w:r>
      <w:ins w:id="38" w:author="veloz" w:date="2012-02-06T18:21:00Z">
        <w:r>
          <w:rPr>
            <w:noProof/>
            <w:webHidden/>
          </w:rPr>
          <w:t>2</w:t>
        </w:r>
        <w:r>
          <w:rPr>
            <w:noProof/>
            <w:webHidden/>
          </w:rPr>
          <w:fldChar w:fldCharType="end"/>
        </w:r>
        <w:r w:rsidRPr="00681293">
          <w:rPr>
            <w:rStyle w:val="Hipervnculo"/>
            <w:noProof/>
          </w:rPr>
          <w:fldChar w:fldCharType="end"/>
        </w:r>
      </w:ins>
    </w:p>
    <w:p w:rsidR="008E3419" w:rsidRPr="0091532D" w:rsidDel="00965F81" w:rsidRDefault="008E3419">
      <w:pPr>
        <w:pStyle w:val="Tabladeilustraciones"/>
        <w:tabs>
          <w:tab w:val="right" w:leader="dot" w:pos="9111"/>
        </w:tabs>
        <w:rPr>
          <w:del w:id="39" w:author="veloz" w:date="2012-02-06T18:21:00Z"/>
          <w:rFonts w:asciiTheme="minorHAnsi" w:eastAsiaTheme="minorEastAsia" w:hAnsiTheme="minorHAnsi" w:cstheme="minorBidi"/>
          <w:noProof/>
          <w:sz w:val="22"/>
          <w:szCs w:val="22"/>
          <w:lang w:eastAsia="es-VE"/>
        </w:rPr>
      </w:pPr>
      <w:del w:id="40" w:author="veloz" w:date="2012-02-06T18:21:00Z">
        <w:r w:rsidRPr="00965F81" w:rsidDel="00965F81">
          <w:rPr>
            <w:noProof/>
            <w:rPrChange w:id="41" w:author="veloz" w:date="2012-02-06T18:21:00Z">
              <w:rPr>
                <w:rStyle w:val="Hipervnculo"/>
              </w:rPr>
            </w:rPrChange>
          </w:rPr>
          <w:delText>Figura 1.1: Interferómetro de Michelson</w:delText>
        </w:r>
        <w:r w:rsidRPr="0091532D" w:rsidDel="00965F81">
          <w:rPr>
            <w:noProof/>
            <w:webHidden/>
          </w:rPr>
          <w:tab/>
        </w:r>
        <w:r w:rsidR="007131C9" w:rsidRPr="0091532D" w:rsidDel="00965F81">
          <w:rPr>
            <w:noProof/>
            <w:webHidden/>
          </w:rPr>
          <w:delText>5</w:delText>
        </w:r>
      </w:del>
    </w:p>
    <w:p w:rsidR="008E3419" w:rsidRPr="0091532D" w:rsidDel="00965F81" w:rsidRDefault="008E3419">
      <w:pPr>
        <w:pStyle w:val="Tabladeilustraciones"/>
        <w:tabs>
          <w:tab w:val="right" w:leader="dot" w:pos="9111"/>
        </w:tabs>
        <w:rPr>
          <w:del w:id="42" w:author="veloz" w:date="2012-02-06T18:21:00Z"/>
          <w:rFonts w:asciiTheme="minorHAnsi" w:eastAsiaTheme="minorEastAsia" w:hAnsiTheme="minorHAnsi" w:cstheme="minorBidi"/>
          <w:noProof/>
          <w:sz w:val="22"/>
          <w:szCs w:val="22"/>
          <w:lang w:eastAsia="es-VE"/>
        </w:rPr>
      </w:pPr>
      <w:del w:id="43" w:author="veloz" w:date="2012-02-06T18:21:00Z">
        <w:r w:rsidRPr="00965F81" w:rsidDel="00965F81">
          <w:rPr>
            <w:noProof/>
            <w:rPrChange w:id="44" w:author="veloz" w:date="2012-02-06T18:21:00Z">
              <w:rPr>
                <w:rStyle w:val="Hipervnculo"/>
              </w:rPr>
            </w:rPrChange>
          </w:rPr>
          <w:delText>Figura 1.2: Esquema de interferómetro de Mirau</w:delText>
        </w:r>
        <w:r w:rsidRPr="0091532D" w:rsidDel="00965F81">
          <w:rPr>
            <w:noProof/>
            <w:webHidden/>
          </w:rPr>
          <w:tab/>
        </w:r>
        <w:r w:rsidR="007131C9" w:rsidRPr="0091532D" w:rsidDel="00965F81">
          <w:rPr>
            <w:noProof/>
            <w:webHidden/>
          </w:rPr>
          <w:delText>6</w:delText>
        </w:r>
      </w:del>
    </w:p>
    <w:p w:rsidR="008E3419" w:rsidRPr="0091532D" w:rsidDel="00965F81" w:rsidRDefault="008E3419">
      <w:pPr>
        <w:pStyle w:val="Tabladeilustraciones"/>
        <w:tabs>
          <w:tab w:val="right" w:leader="dot" w:pos="9111"/>
        </w:tabs>
        <w:rPr>
          <w:del w:id="45" w:author="veloz" w:date="2012-02-06T18:21:00Z"/>
          <w:rFonts w:asciiTheme="minorHAnsi" w:eastAsiaTheme="minorEastAsia" w:hAnsiTheme="minorHAnsi" w:cstheme="minorBidi"/>
          <w:noProof/>
          <w:sz w:val="22"/>
          <w:szCs w:val="22"/>
          <w:lang w:eastAsia="es-VE"/>
        </w:rPr>
      </w:pPr>
      <w:del w:id="46" w:author="veloz" w:date="2012-02-06T18:21:00Z">
        <w:r w:rsidRPr="00965F81" w:rsidDel="00965F81">
          <w:rPr>
            <w:noProof/>
            <w:rPrChange w:id="47" w:author="veloz" w:date="2012-02-06T18:21:00Z">
              <w:rPr>
                <w:rStyle w:val="Hipervnculo"/>
              </w:rPr>
            </w:rPrChange>
          </w:rPr>
          <w:delText>Figura 1.3 : Espacio de color HSL</w:delText>
        </w:r>
        <w:r w:rsidRPr="0091532D" w:rsidDel="00965F81">
          <w:rPr>
            <w:noProof/>
            <w:webHidden/>
          </w:rPr>
          <w:tab/>
        </w:r>
        <w:r w:rsidR="007131C9" w:rsidRPr="0091532D" w:rsidDel="00965F81">
          <w:rPr>
            <w:noProof/>
            <w:webHidden/>
          </w:rPr>
          <w:delText>9</w:delText>
        </w:r>
      </w:del>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8" w:name="_Toc316133505"/>
      <w:r w:rsidRPr="008D2941">
        <w:t>ABREVIATURAS</w:t>
      </w:r>
      <w:bookmarkEnd w:id="48"/>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49" w:name="_Toc264550869"/>
      <w:bookmarkStart w:id="50"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1" w:name="_Toc316133506"/>
      <w:r w:rsidRPr="008D2941">
        <w:t>Introducción</w:t>
      </w:r>
      <w:bookmarkEnd w:id="49"/>
      <w:bookmarkEnd w:id="50"/>
      <w:bookmarkEnd w:id="51"/>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52" w:name="_Toc316133507"/>
      <w:r w:rsidRPr="008D2941">
        <w:t>CAPITULO I</w:t>
      </w:r>
      <w:r w:rsidRPr="008D2941">
        <w:br/>
      </w:r>
      <w:r w:rsidRPr="008D2941">
        <w:br/>
      </w:r>
      <w:r w:rsidR="00331690" w:rsidRPr="008D2941">
        <w:t>Marco Teórico</w:t>
      </w:r>
      <w:bookmarkEnd w:id="52"/>
    </w:p>
    <w:p w:rsidR="008A1939" w:rsidRPr="008D2941" w:rsidRDefault="008A1939" w:rsidP="008A1939">
      <w:pPr>
        <w:pStyle w:val="Ttulo2"/>
      </w:pPr>
      <w:bookmarkStart w:id="53" w:name="_Toc316133508"/>
      <w:r w:rsidRPr="008D2941">
        <w:t>Índice de refracción</w:t>
      </w:r>
      <w:bookmarkEnd w:id="53"/>
    </w:p>
    <w:p w:rsidR="008A1939" w:rsidRPr="008D2941" w:rsidRDefault="008A1939" w:rsidP="008A1939">
      <w:r w:rsidRPr="008D2941">
        <w:t>El índice de refracción está definido como la proporción entre la velocidad de la luz en el vacío y la velocidad de la luz en un medio.</w:t>
      </w:r>
      <w:r w:rsidR="007F7092" w:rsidRPr="008D2941">
        <w:fldChar w:fldCharType="begin"/>
      </w:r>
      <w:r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Pr="0091532D">
        <w:t>[</w:t>
      </w:r>
      <w:hyperlink w:anchor="_ENREF_1" w:tooltip="Jenkins, 2001 #38" w:history="1">
        <w:r w:rsidR="00965F81" w:rsidRPr="0091532D">
          <w:t>1</w:t>
        </w:r>
      </w:hyperlink>
      <w:r w:rsidRPr="0091532D">
        <w:t>]</w:t>
      </w:r>
      <w:r w:rsidR="007F7092" w:rsidRPr="008D2941">
        <w:fldChar w:fldCharType="end"/>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pt;height:30.55pt" o:ole="">
            <v:imagedata r:id="rId18" o:title=""/>
          </v:shape>
          <o:OLEObject Type="Embed" ProgID="Equation.DSMT4" ShapeID="_x0000_i1025" DrawAspect="Content" ObjectID="_1390059325" r:id="rId19"/>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54" w:name="ZEqnNum44488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bookmarkEnd w:id="54"/>
      <w:r w:rsidR="0070729D" w:rsidRPr="0091532D">
        <w:rPr>
          <w:lang w:val="es-VE"/>
        </w:rPr>
        <w:fldChar w:fldCharType="end"/>
      </w:r>
    </w:p>
    <w:p w:rsidR="008A1939" w:rsidRPr="0091532D" w:rsidRDefault="008A1939" w:rsidP="008A1939">
      <w:r w:rsidRPr="0091532D">
        <w:t xml:space="preserve">Donde </w:t>
      </w:r>
      <w:r w:rsidRPr="0091532D">
        <w:rPr>
          <w:position w:val="-6"/>
        </w:rPr>
        <w:object w:dxaOrig="180" w:dyaOrig="220">
          <v:shape id="_x0000_i1026" type="#_x0000_t75" style="width:8.85pt;height:11.55pt" o:ole="">
            <v:imagedata r:id="rId20" o:title=""/>
          </v:shape>
          <o:OLEObject Type="Embed" ProgID="Equation.DSMT4" ShapeID="_x0000_i1026" DrawAspect="Content" ObjectID="_1390059326" r:id="rId21"/>
        </w:object>
      </w:r>
      <w:r w:rsidRPr="0091532D">
        <w:t xml:space="preserve"> es la velocidad de la luz en el vacío, </w:t>
      </w:r>
      <w:r w:rsidRPr="0091532D">
        <w:rPr>
          <w:position w:val="-6"/>
        </w:rPr>
        <w:object w:dxaOrig="180" w:dyaOrig="220">
          <v:shape id="_x0000_i1027" type="#_x0000_t75" style="width:8.85pt;height:11.55pt" o:ole="">
            <v:imagedata r:id="rId22" o:title=""/>
          </v:shape>
          <o:OLEObject Type="Embed" ProgID="Equation.DSMT4" ShapeID="_x0000_i1027" DrawAspect="Content" ObjectID="_1390059327" r:id="rId23"/>
        </w:object>
      </w:r>
      <w:r w:rsidRPr="0091532D">
        <w:t xml:space="preserve"> es la velocidad de la luz en el medio y </w:t>
      </w:r>
      <w:r w:rsidRPr="0091532D">
        <w:rPr>
          <w:position w:val="-6"/>
        </w:rPr>
        <w:object w:dxaOrig="200" w:dyaOrig="220">
          <v:shape id="_x0000_i1028" type="#_x0000_t75" style="width:9.5pt;height:11.55pt" o:ole="">
            <v:imagedata r:id="rId24" o:title=""/>
          </v:shape>
          <o:OLEObject Type="Embed" ProgID="Equation.DSMT4" ShapeID="_x0000_i1028" DrawAspect="Content" ObjectID="_1390059328" r:id="rId25"/>
        </w:object>
      </w:r>
      <w:r w:rsidRPr="0091532D">
        <w:t xml:space="preserve"> es el índice de refracción.</w:t>
      </w:r>
    </w:p>
    <w:p w:rsidR="008A1939" w:rsidRPr="0091532D" w:rsidRDefault="008A1939" w:rsidP="008A1939">
      <w:pPr>
        <w:pStyle w:val="Ttulo2"/>
      </w:pPr>
      <w:bookmarkStart w:id="55" w:name="_Toc316133509"/>
      <w:r w:rsidRPr="0091532D">
        <w:t>Camino óptico</w:t>
      </w:r>
      <w:bookmarkEnd w:id="55"/>
    </w:p>
    <w:p w:rsidR="008A1939" w:rsidRPr="0091532D" w:rsidRDefault="008A1939" w:rsidP="008A1939">
      <w:r w:rsidRPr="0091532D">
        <w:t>El camino óptico representa la distancia que un haz de luz recorrería en el vacío si lo hace dentro de un medio.</w:t>
      </w:r>
    </w:p>
    <w:p w:rsidR="008A1939" w:rsidRPr="0091532D" w:rsidRDefault="008A1939" w:rsidP="008A1939">
      <w:pPr>
        <w:pStyle w:val="MTDisplayEquation"/>
        <w:rPr>
          <w:lang w:val="es-VE"/>
        </w:rPr>
      </w:pPr>
      <w:r w:rsidRPr="0091532D">
        <w:rPr>
          <w:lang w:val="es-VE"/>
        </w:rPr>
        <w:t>La distancia es el producto del tiempo por la velocidad obtiene</w:t>
      </w:r>
    </w:p>
    <w:p w:rsidR="008A1939" w:rsidRPr="0091532D" w:rsidRDefault="008A1939" w:rsidP="008A1939">
      <w:pPr>
        <w:pStyle w:val="MTDisplayEquation"/>
        <w:rPr>
          <w:lang w:val="es-VE"/>
        </w:rPr>
      </w:pPr>
      <w:r w:rsidRPr="0091532D">
        <w:rPr>
          <w:lang w:val="es-VE"/>
        </w:rPr>
        <w:tab/>
      </w:r>
      <w:r w:rsidRPr="0091532D">
        <w:rPr>
          <w:position w:val="-6"/>
          <w:lang w:val="es-VE"/>
        </w:rPr>
        <w:object w:dxaOrig="760" w:dyaOrig="279">
          <v:shape id="_x0000_i1029" type="#_x0000_t75" style="width:38.05pt;height:14.25pt" o:ole="">
            <v:imagedata r:id="rId26" o:title=""/>
          </v:shape>
          <o:OLEObject Type="Embed" ProgID="Equation.DSMT4" ShapeID="_x0000_i1029" DrawAspect="Content" ObjectID="_1390059329" r:id="rId2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56" w:name="ZEqnNum648393"/>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bookmarkEnd w:id="56"/>
      <w:r w:rsidR="0070729D" w:rsidRPr="0091532D">
        <w:rPr>
          <w:lang w:val="es-VE"/>
        </w:rPr>
        <w:fldChar w:fldCharType="end"/>
      </w:r>
    </w:p>
    <w:p w:rsidR="008A1939" w:rsidRPr="008D2941" w:rsidRDefault="008D2941" w:rsidP="008A1939">
      <w:r w:rsidRPr="008D2941">
        <w:t>Utilizando</w:t>
      </w:r>
      <w:r w:rsidR="008A1939" w:rsidRPr="008D2941">
        <w:t xml:space="preserve"> la ecuación </w:t>
      </w:r>
      <w:r w:rsidR="007F7092" w:rsidRPr="008D2941">
        <w:fldChar w:fldCharType="begin"/>
      </w:r>
      <w:r w:rsidR="008A1939" w:rsidRPr="008D2941">
        <w:instrText xml:space="preserve"> GOTOBUTTON ZEqnNum444881  \* MERGEFORMAT </w:instrText>
      </w:r>
      <w:r w:rsidR="007F7092" w:rsidRPr="008D2941">
        <w:fldChar w:fldCharType="begin"/>
      </w:r>
      <w:r w:rsidR="008A1939" w:rsidRPr="008D2941">
        <w:instrText xml:space="preserve"> REF ZEqnNum444881 \* Charformat \! \* MERGEFORMAT </w:instrText>
      </w:r>
      <w:r w:rsidR="007F7092" w:rsidRPr="008D2941">
        <w:fldChar w:fldCharType="separate"/>
      </w:r>
      <w:r w:rsidR="007131C9" w:rsidRPr="008D2941">
        <w:instrText>(0.1)</w:instrText>
      </w:r>
      <w:r w:rsidR="007F7092" w:rsidRPr="008D2941">
        <w:fldChar w:fldCharType="end"/>
      </w:r>
      <w:r w:rsidR="007F7092" w:rsidRPr="008D2941">
        <w:fldChar w:fldCharType="end"/>
      </w:r>
      <w:r w:rsidR="008A1939" w:rsidRPr="008D2941">
        <w:t xml:space="preserve"> se obtiene que </w:t>
      </w:r>
      <w:r w:rsidR="008A1939" w:rsidRPr="008D2941">
        <w:rPr>
          <w:position w:val="-18"/>
        </w:rPr>
        <w:object w:dxaOrig="720" w:dyaOrig="480">
          <v:shape id="_x0000_i1030" type="#_x0000_t75" style="width:36pt;height:23.75pt" o:ole="">
            <v:imagedata r:id="rId28" o:title=""/>
          </v:shape>
          <o:OLEObject Type="Embed" ProgID="Equation.DSMT4" ShapeID="_x0000_i1030" DrawAspect="Content" ObjectID="_1390059330" r:id="rId29"/>
        </w:object>
      </w:r>
      <w:r w:rsidR="008A1939" w:rsidRPr="008D2941">
        <w:t>, por lo tanto:</w:t>
      </w:r>
    </w:p>
    <w:p w:rsidR="008A1939" w:rsidRPr="0091532D" w:rsidRDefault="008A1939" w:rsidP="008A1939">
      <w:pPr>
        <w:pStyle w:val="MTDisplayEquation"/>
        <w:rPr>
          <w:lang w:val="es-VE"/>
        </w:rPr>
      </w:pPr>
      <w:r w:rsidRPr="0091532D">
        <w:rPr>
          <w:lang w:val="es-VE"/>
        </w:rPr>
        <w:tab/>
      </w:r>
      <w:r w:rsidRPr="0091532D">
        <w:rPr>
          <w:position w:val="-40"/>
          <w:lang w:val="es-VE"/>
        </w:rPr>
        <w:object w:dxaOrig="999" w:dyaOrig="920">
          <v:shape id="_x0000_i1031" type="#_x0000_t75" style="width:50.25pt;height:45.5pt" o:ole="">
            <v:imagedata r:id="rId30" o:title=""/>
          </v:shape>
          <o:OLEObject Type="Embed" ProgID="Equation.DSMT4" ShapeID="_x0000_i1031" DrawAspect="Content" ObjectID="_1390059331" r:id="rId31"/>
        </w:object>
      </w:r>
    </w:p>
    <w:p w:rsidR="008A1939" w:rsidRPr="0091532D" w:rsidRDefault="008A1939" w:rsidP="008A1939">
      <w:pPr>
        <w:pStyle w:val="MTDisplayEquation"/>
        <w:rPr>
          <w:lang w:val="es-VE"/>
        </w:rPr>
      </w:pPr>
      <w:r w:rsidRPr="0091532D">
        <w:rPr>
          <w:lang w:val="es-VE"/>
        </w:rPr>
        <w:tab/>
      </w:r>
      <w:r w:rsidRPr="0091532D">
        <w:rPr>
          <w:position w:val="-6"/>
          <w:lang w:val="es-VE"/>
        </w:rPr>
        <w:object w:dxaOrig="859" w:dyaOrig="279">
          <v:shape id="_x0000_i1032" type="#_x0000_t75" style="width:42.8pt;height:14.25pt" o:ole="">
            <v:imagedata r:id="rId32" o:title=""/>
          </v:shape>
          <o:OLEObject Type="Embed" ProgID="Equation.DSMT4" ShapeID="_x0000_i1032" DrawAspect="Content" ObjectID="_1390059332" r:id="rId33"/>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0</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8A1939" w:rsidP="00EB6BBC">
      <w:r w:rsidRPr="0091532D">
        <w:lastRenderedPageBreak/>
        <w:t xml:space="preserve">Donde </w:t>
      </w:r>
      <w:r w:rsidRPr="0091532D">
        <w:rPr>
          <w:position w:val="-4"/>
        </w:rPr>
        <w:object w:dxaOrig="220" w:dyaOrig="260">
          <v:shape id="_x0000_i1033" type="#_x0000_t75" style="width:11.55pt;height:12.9pt" o:ole="">
            <v:imagedata r:id="rId34" o:title=""/>
          </v:shape>
          <o:OLEObject Type="Embed" ProgID="Equation.DSMT4" ShapeID="_x0000_i1033" DrawAspect="Content" ObjectID="_1390059333" r:id="rId35"/>
        </w:object>
      </w:r>
      <w:r w:rsidRPr="0091532D">
        <w:t xml:space="preserve"> es el camino óptico.</w:t>
      </w:r>
      <w:r w:rsidR="007F7092"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965F81" w:rsidRPr="0091532D">
          <w:t>1</w:t>
        </w:r>
      </w:hyperlink>
      <w:r w:rsidRPr="0091532D">
        <w:t>]</w:t>
      </w:r>
      <w:r w:rsidR="007F7092" w:rsidRPr="0091532D">
        <w:fldChar w:fldCharType="end"/>
      </w:r>
    </w:p>
    <w:p w:rsidR="0080060D" w:rsidRPr="008D2941" w:rsidRDefault="00331690" w:rsidP="00EB6BBC">
      <w:pPr>
        <w:pStyle w:val="Ttulo2"/>
      </w:pPr>
      <w:bookmarkStart w:id="57" w:name="_Toc316133510"/>
      <w:r w:rsidRPr="008D2941">
        <w:t>Interferencia de la Luz</w:t>
      </w:r>
      <w:bookmarkEnd w:id="57"/>
    </w:p>
    <w:p w:rsidR="00EE263D" w:rsidRPr="008D2941" w:rsidRDefault="007131C9">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426B"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4" type="#_x0000_t75" style="width:163.7pt;height:36pt" o:ole="">
            <v:imagedata r:id="rId36" o:title=""/>
          </v:shape>
          <o:OLEObject Type="Embed" ProgID="Equation.DSMT4" ShapeID="_x0000_i1034" DrawAspect="Content" ObjectID="_1390059334" r:id="rId3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5" type="#_x0000_t75" style="width:11.55pt;height:13.6pt" o:ole="">
            <v:imagedata r:id="rId38" o:title=""/>
          </v:shape>
          <o:OLEObject Type="Embed" ProgID="Equation.DSMT4" ShapeID="_x0000_i1035" DrawAspect="Content" ObjectID="_1390059335" r:id="rId39"/>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6" type="#_x0000_t75" style="width:9.5pt;height:11.55pt" o:ole="">
            <v:imagedata r:id="rId40" o:title=""/>
          </v:shape>
          <o:OLEObject Type="Embed" ProgID="Equation.DSMT4" ShapeID="_x0000_i1036" DrawAspect="Content" ObjectID="_1390059336" r:id="rId41"/>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7" type="#_x0000_t75" style="width:13.6pt;height:14.25pt" o:ole="">
            <v:imagedata r:id="rId42" o:title=""/>
          </v:shape>
          <o:OLEObject Type="Embed" ProgID="Equation.DSMT4" ShapeID="_x0000_i1037" DrawAspect="Content" ObjectID="_1390059337" r:id="rId43"/>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8" type="#_x0000_t75" style="width:50.95pt;height:13.6pt" o:ole="">
            <v:imagedata r:id="rId44" o:title=""/>
          </v:shape>
          <o:OLEObject Type="Embed" ProgID="Equation.DSMT4" ShapeID="_x0000_i1038" DrawAspect="Content" ObjectID="_1390059338" r:id="rId45"/>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39" type="#_x0000_t75" style="width:11.55pt;height:13.6pt" o:ole="">
            <v:imagedata r:id="rId46" o:title=""/>
          </v:shape>
          <o:OLEObject Type="Embed" ProgID="Equation.DSMT4" ShapeID="_x0000_i1039" DrawAspect="Content" ObjectID="_1390059339" r:id="rId47"/>
        </w:object>
      </w:r>
      <w:r w:rsidRPr="008D2941">
        <w:t xml:space="preserve"> es la fase constante</w:t>
      </w:r>
    </w:p>
    <w:p w:rsidR="00B82B2C" w:rsidRPr="008D2941" w:rsidRDefault="00B82B2C">
      <w:r w:rsidRPr="008D2941">
        <w:t>La fase de la onda es el término dentro del coseno</w:t>
      </w:r>
      <w:proofErr w:type="gramStart"/>
      <w:r w:rsidRPr="008D2941">
        <w:t>,</w:t>
      </w:r>
      <w:r w:rsidR="00262774" w:rsidRPr="008D2941">
        <w:t xml:space="preserve"> </w:t>
      </w:r>
      <w:r w:rsidRPr="008D2941">
        <w:rPr>
          <w:position w:val="-28"/>
        </w:rPr>
        <w:object w:dxaOrig="1939" w:dyaOrig="680">
          <v:shape id="_x0000_i1040" type="#_x0000_t75" style="width:96.45pt;height:33.95pt" o:ole="">
            <v:imagedata r:id="rId48" o:title=""/>
          </v:shape>
          <o:OLEObject Type="Embed" ProgID="Equation.DSMT4" ShapeID="_x0000_i1040" DrawAspect="Content" ObjectID="_1390059340" r:id="rId49"/>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1" type="#_x0000_t75" style="width:85.6pt;height:16.3pt" o:ole="">
            <v:imagedata r:id="rId50" o:title=""/>
          </v:shape>
          <o:OLEObject Type="Embed" ProgID="Equation.DSMT4" ShapeID="_x0000_i1041" DrawAspect="Content" ObjectID="_1390059341" r:id="rId51"/>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2" type="#_x0000_t75" style="width:12.25pt;height:18.35pt" o:ole="">
            <v:imagedata r:id="rId52" o:title=""/>
          </v:shape>
          <o:OLEObject Type="Embed" ProgID="Equation.DSMT4" ShapeID="_x0000_i1042" DrawAspect="Content" ObjectID="_1390059342" r:id="rId53"/>
        </w:object>
      </w:r>
      <w:r w:rsidRPr="008D2941">
        <w:t xml:space="preserve"> y </w:t>
      </w:r>
      <w:r w:rsidRPr="008D2941">
        <w:rPr>
          <w:position w:val="-12"/>
        </w:rPr>
        <w:object w:dxaOrig="260" w:dyaOrig="360">
          <v:shape id="_x0000_i1043" type="#_x0000_t75" style="width:13.6pt;height:18.35pt" o:ole="">
            <v:imagedata r:id="rId54" o:title=""/>
          </v:shape>
          <o:OLEObject Type="Embed" ProgID="Equation.DSMT4" ShapeID="_x0000_i1043" DrawAspect="Content" ObjectID="_1390059343" r:id="rId55"/>
        </w:object>
      </w:r>
      <w:r w:rsidRPr="008D2941">
        <w:t xml:space="preserve">, a lo largo de la dirección de propagación de la onda, las fases serán </w:t>
      </w:r>
      <w:r w:rsidRPr="008D2941">
        <w:rPr>
          <w:position w:val="-12"/>
        </w:rPr>
        <w:object w:dxaOrig="1800" w:dyaOrig="360">
          <v:shape id="_x0000_i1044" type="#_x0000_t75" style="width:90.35pt;height:18.35pt" o:ole="">
            <v:imagedata r:id="rId56" o:title=""/>
          </v:shape>
          <o:OLEObject Type="Embed" ProgID="Equation.DSMT4" ShapeID="_x0000_i1044" DrawAspect="Content" ObjectID="_1390059344" r:id="rId57"/>
        </w:object>
      </w:r>
      <w:r w:rsidRPr="008D2941">
        <w:t xml:space="preserve"> y </w:t>
      </w:r>
      <w:r w:rsidRPr="008D2941">
        <w:rPr>
          <w:position w:val="-12"/>
        </w:rPr>
        <w:object w:dxaOrig="1860" w:dyaOrig="360">
          <v:shape id="_x0000_i1045" type="#_x0000_t75" style="width:93.05pt;height:18.35pt" o:ole="">
            <v:imagedata r:id="rId58" o:title=""/>
          </v:shape>
          <o:OLEObject Type="Embed" ProgID="Equation.DSMT4" ShapeID="_x0000_i1045" DrawAspect="Content" ObjectID="_1390059345" r:id="rId59"/>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6" type="#_x0000_t75" style="width:149.45pt;height:20.4pt" o:ole="">
            <v:imagedata r:id="rId60" o:title=""/>
          </v:shape>
          <o:OLEObject Type="Embed" ProgID="Equation.DSMT4" ShapeID="_x0000_i1046" DrawAspect="Content" ObjectID="_1390059346" r:id="rId61"/>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965F81"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lastRenderedPageBreak/>
        <w:tab/>
      </w:r>
      <w:r w:rsidRPr="0091532D">
        <w:rPr>
          <w:position w:val="-32"/>
          <w:lang w:val="es-VE"/>
        </w:rPr>
        <w:object w:dxaOrig="1100" w:dyaOrig="760">
          <v:shape id="_x0000_i1047" type="#_x0000_t75" style="width:55pt;height:38.05pt" o:ole="">
            <v:imagedata r:id="rId62" o:title=""/>
          </v:shape>
          <o:OLEObject Type="Embed" ProgID="Equation.DSMT4" ShapeID="_x0000_i1047" DrawAspect="Content" ObjectID="_1390059347" r:id="rId63"/>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8" type="#_x0000_t75" style="width:224.85pt;height:21.75pt" o:ole="">
            <v:imagedata r:id="rId64" o:title=""/>
          </v:shape>
          <o:OLEObject Type="Embed" ProgID="Equation.DSMT4" ShapeID="_x0000_i1048" DrawAspect="Content" ObjectID="_1390059348" r:id="rId65"/>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49" type="#_x0000_t75" style="width:142.65pt;height:21.05pt" o:ole="">
            <v:imagedata r:id="rId66" o:title=""/>
          </v:shape>
          <o:OLEObject Type="Embed" ProgID="Equation.DSMT4" ShapeID="_x0000_i1049" DrawAspect="Content" ObjectID="_1390059349" r:id="rId6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58" w:name="ZEqnNum884393"/>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4</w:instrText>
      </w:r>
      <w:r w:rsidR="0070729D" w:rsidRPr="0091532D">
        <w:rPr>
          <w:lang w:val="es-VE"/>
        </w:rPr>
        <w:fldChar w:fldCharType="end"/>
      </w:r>
      <w:r w:rsidR="0070729D" w:rsidRPr="0091532D">
        <w:rPr>
          <w:lang w:val="es-VE"/>
        </w:rPr>
        <w:instrText>)</w:instrText>
      </w:r>
      <w:bookmarkEnd w:id="58"/>
      <w:r w:rsidR="0070729D" w:rsidRPr="0091532D">
        <w:rPr>
          <w:lang w:val="es-VE"/>
        </w:rPr>
        <w:fldChar w:fldCharType="end"/>
      </w:r>
    </w:p>
    <w:p w:rsidR="006E0ECA" w:rsidRPr="008D2941" w:rsidRDefault="007F5501" w:rsidP="00727B63">
      <w:r w:rsidRPr="008D2941">
        <w:t>Dónde</w:t>
      </w:r>
      <w:r w:rsidR="006E0ECA" w:rsidRPr="008D2941">
        <w:t xml:space="preserve"> </w:t>
      </w:r>
      <w:r w:rsidR="006E0ECA" w:rsidRPr="008D2941">
        <w:rPr>
          <w:position w:val="-12"/>
        </w:rPr>
        <w:object w:dxaOrig="1180" w:dyaOrig="360">
          <v:shape id="_x0000_i1050" type="#_x0000_t75" style="width:58.4pt;height:18.35pt" o:ole="">
            <v:imagedata r:id="rId68" o:title=""/>
          </v:shape>
          <o:OLEObject Type="Embed" ProgID="Equation.DSMT4" ShapeID="_x0000_i1050" DrawAspect="Content" ObjectID="_1390059350" r:id="rId69"/>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7131C9" w:rsidRPr="008D2941">
        <w:instrText>(1.4)</w:instrText>
      </w:r>
      <w:r w:rsidR="007F7092" w:rsidRPr="008D2941">
        <w:fldChar w:fldCharType="end"/>
      </w:r>
      <w:r w:rsidR="007F7092" w:rsidRPr="008D2941">
        <w:fldChar w:fldCharType="end"/>
      </w:r>
      <w:r w:rsidR="00727B63" w:rsidRPr="008D2941">
        <w:t xml:space="preserve"> se puede observar que la intensidad en el receptor no simplemente es la suma de las intensidades de cada onda incidente, tiene un término que es llamado el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965F81" w:rsidRPr="0091532D">
          <w:t>2</w:t>
        </w:r>
      </w:hyperlink>
      <w:r w:rsidR="008A1939" w:rsidRPr="0091532D">
        <w:t>]</w:t>
      </w:r>
      <w:r w:rsidR="007F7092" w:rsidRPr="008D2941">
        <w:fldChar w:fldCharType="end"/>
      </w:r>
    </w:p>
    <w:p w:rsidR="0080060D" w:rsidRPr="008D2941" w:rsidRDefault="003E58D0" w:rsidP="00EB6BBC">
      <w:pPr>
        <w:pStyle w:val="Ttulo2"/>
      </w:pPr>
      <w:bookmarkStart w:id="59" w:name="_Toc316133511"/>
      <w:r w:rsidRPr="008D2941">
        <w:t>Interferómetro</w:t>
      </w:r>
      <w:bookmarkEnd w:id="59"/>
    </w:p>
    <w:p w:rsidR="003E58D0" w:rsidRPr="008D2941" w:rsidRDefault="003E58D0">
      <w:r w:rsidRPr="008D2941">
        <w:t>Un interferómetro es un dispositivo que hace incidir en una región, dos haces de luz que recorren caminos ópticos diferentes. Dependiendo de la diferencia de caminos ópticos entre cada punto donde inciden los haces, existirá interferencia constructiva o destructiva. El patrón de interferencia generado en la región incidente es llamado interferograma.</w:t>
      </w:r>
    </w:p>
    <w:p w:rsidR="0080060D" w:rsidRPr="008D2941" w:rsidRDefault="003E58D0" w:rsidP="00EB6BBC">
      <w:pPr>
        <w:pStyle w:val="Ttulo3"/>
      </w:pPr>
      <w:bookmarkStart w:id="60" w:name="_Toc316133512"/>
      <w:r w:rsidRPr="008D2941">
        <w:t>Interferómetro de Michelson</w:t>
      </w:r>
      <w:bookmarkEnd w:id="60"/>
    </w:p>
    <w:p w:rsidR="004871A6" w:rsidRPr="008D2941" w:rsidRDefault="003E58D0">
      <w:r w:rsidRPr="008D2941">
        <w:t>Uno de los más comunes y simples es el interferómetro de Michelson, este consta de un divisor de haz</w:t>
      </w:r>
      <w:r w:rsidR="00172B25" w:rsidRPr="008D2941">
        <w:t>,</w:t>
      </w:r>
      <w:r w:rsidR="00A76539" w:rsidRPr="008D2941">
        <w:t xml:space="preserve"> dos espejos</w:t>
      </w:r>
      <w:r w:rsidR="00172B25" w:rsidRPr="008D2941">
        <w:t xml:space="preserve"> y una fuente de luz (</w:t>
      </w:r>
      <w:r w:rsidR="007F7092" w:rsidRPr="008D2941">
        <w:fldChar w:fldCharType="begin"/>
      </w:r>
      <w:r w:rsidR="00172B25" w:rsidRPr="008D2941">
        <w:instrText xml:space="preserve"> REF _Ref314484386 \h </w:instrText>
      </w:r>
      <w:r w:rsidR="007F7092" w:rsidRPr="008D2941">
        <w:fldChar w:fldCharType="separate"/>
      </w:r>
      <w:r w:rsidR="007131C9" w:rsidRPr="008D2941">
        <w:t xml:space="preserve">Figura </w:t>
      </w:r>
      <w:r w:rsidR="007131C9" w:rsidRPr="0091532D">
        <w:t>1.1</w:t>
      </w:r>
      <w:r w:rsidR="007F7092" w:rsidRPr="008D2941">
        <w:fldChar w:fldCharType="end"/>
      </w:r>
      <w:r w:rsidR="00172B25" w:rsidRPr="008D2941">
        <w:t xml:space="preserve">). El divisor de haz </w:t>
      </w:r>
      <w:r w:rsidRPr="008D2941">
        <w:t xml:space="preserve">divide el haz que proviene de la fuente en </w:t>
      </w:r>
      <w:r w:rsidR="00172B25" w:rsidRPr="008D2941">
        <w:t>dos</w:t>
      </w:r>
      <w:r w:rsidRPr="008D2941">
        <w:t xml:space="preserve"> haces, uno de ellos atr</w:t>
      </w:r>
      <w:r w:rsidR="00172B25" w:rsidRPr="008D2941">
        <w:t>aviesa el divisor</w:t>
      </w:r>
      <w:r w:rsidRPr="008D2941">
        <w:t>, mientras que el otro se refleja, normalmente perpendicularmente al haz incidente.</w:t>
      </w:r>
      <w:r w:rsidR="004871A6" w:rsidRPr="008D2941">
        <w:t xml:space="preserve"> A un haz se le llamará haz de referencia y al otro el haz de muestra. </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4871A6" w:rsidRPr="008D2941" w:rsidRDefault="004871A6">
      <w:r w:rsidRPr="008D2941">
        <w:lastRenderedPageBreak/>
        <w:t>El haz de muestra también rebota en un espejo y también se divide en 2 haces al incidir sobre el divisor de haces, uno que atraviesa el divisor y continua hasta el campo donde se formará el interferograma y el otro que se desvía.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RPr="008D2941" w:rsidTr="00EB6BBC">
        <w:trPr>
          <w:jc w:val="center"/>
        </w:trPr>
        <w:tc>
          <w:tcPr>
            <w:tcW w:w="9261" w:type="dxa"/>
            <w:vAlign w:val="center"/>
          </w:tcPr>
          <w:p w:rsidR="0080060D" w:rsidRPr="008D2941" w:rsidRDefault="0080060D" w:rsidP="00EB6BBC">
            <w:pPr>
              <w:pStyle w:val="EstiloEpgrafe11ptoSinNegritaAutomticoCentrado1"/>
              <w:rPr>
                <w:sz w:val="24"/>
              </w:rPr>
            </w:pPr>
            <w:r w:rsidRPr="0091532D">
              <w:rPr>
                <w:noProof/>
                <w:lang w:eastAsia="es-VE"/>
              </w:rPr>
              <w:drawing>
                <wp:inline distT="0" distB="0" distL="0" distR="0" wp14:anchorId="1EDB81D8" wp14:editId="6610EF51">
                  <wp:extent cx="2857500" cy="2667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Michaelson_with_letter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57500" cy="2667000"/>
                          </a:xfrm>
                          <a:prstGeom prst="rect">
                            <a:avLst/>
                          </a:prstGeom>
                        </pic:spPr>
                      </pic:pic>
                    </a:graphicData>
                  </a:graphic>
                </wp:inline>
              </w:drawing>
            </w:r>
          </w:p>
        </w:tc>
      </w:tr>
      <w:tr w:rsidR="00172B25" w:rsidRPr="008D2941" w:rsidTr="00EB6BBC">
        <w:trPr>
          <w:jc w:val="center"/>
        </w:trPr>
        <w:tc>
          <w:tcPr>
            <w:tcW w:w="9261" w:type="dxa"/>
            <w:vAlign w:val="center"/>
          </w:tcPr>
          <w:p w:rsidR="0080060D" w:rsidRPr="008D2941" w:rsidRDefault="00172B25" w:rsidP="00EB6BBC">
            <w:pPr>
              <w:pStyle w:val="EstiloEpgrafe11ptoSinNegritaAutomticoCentrado1"/>
              <w:rPr>
                <w:sz w:val="24"/>
              </w:rPr>
            </w:pPr>
            <w:bookmarkStart w:id="61" w:name="_Ref314484386"/>
            <w:bookmarkStart w:id="62" w:name="_Toc316315826"/>
            <w:r w:rsidRPr="008D2941">
              <w:t xml:space="preserve">Figura </w:t>
            </w:r>
            <w:ins w:id="63" w:author="veloz" w:date="2012-02-06T18:42:00Z">
              <w:r w:rsidR="006578E8">
                <w:fldChar w:fldCharType="begin"/>
              </w:r>
              <w:r w:rsidR="006578E8">
                <w:instrText xml:space="preserve"> STYLEREF 1 \s </w:instrText>
              </w:r>
            </w:ins>
            <w:r w:rsidR="006578E8">
              <w:fldChar w:fldCharType="separate"/>
            </w:r>
            <w:r w:rsidR="006578E8">
              <w:rPr>
                <w:noProof/>
              </w:rPr>
              <w:t>1</w:t>
            </w:r>
            <w:ins w:id="64"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65" w:author="veloz" w:date="2012-02-06T18:42:00Z">
              <w:r w:rsidR="006578E8">
                <w:rPr>
                  <w:noProof/>
                </w:rPr>
                <w:t>1</w:t>
              </w:r>
              <w:r w:rsidR="006578E8">
                <w:fldChar w:fldCharType="end"/>
              </w:r>
            </w:ins>
            <w:del w:id="66"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1</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1</w:delText>
              </w:r>
              <w:r w:rsidR="003E1CD9" w:rsidRPr="0091532D" w:rsidDel="00965F81">
                <w:fldChar w:fldCharType="end"/>
              </w:r>
            </w:del>
            <w:bookmarkEnd w:id="61"/>
            <w:r w:rsidRPr="008D2941">
              <w:t>: Interferómetro de Michelson</w:t>
            </w:r>
            <w:bookmarkEnd w:id="62"/>
          </w:p>
        </w:tc>
      </w:tr>
    </w:tbl>
    <w:p w:rsidR="0080060D" w:rsidRPr="008D2941" w:rsidRDefault="0080060D" w:rsidP="00EB6BBC">
      <w:pPr>
        <w:keepNext/>
      </w:pPr>
    </w:p>
    <w:p w:rsidR="0080060D" w:rsidRPr="008D2941" w:rsidRDefault="003E58D0" w:rsidP="00EB6BBC">
      <w:pPr>
        <w:pStyle w:val="Ttulo3"/>
      </w:pPr>
      <w:bookmarkStart w:id="67" w:name="_Toc316133513"/>
      <w:r w:rsidRPr="008D2941">
        <w:t>Interferómetro de Mirau</w:t>
      </w:r>
      <w:bookmarkEnd w:id="67"/>
    </w:p>
    <w:p w:rsidR="00A76539" w:rsidRPr="008D2941" w:rsidRDefault="004E1A5E" w:rsidP="00727B63">
      <w:r w:rsidRPr="008D2941">
        <w:t xml:space="preserve">El interferómetro de Mirau es un interferómetro ubicado dentro de un objetivo de microscopio, funciona bajo el mismo principio del interferómetro de Michelson. </w:t>
      </w:r>
    </w:p>
    <w:p w:rsidR="00A76539" w:rsidRPr="0091532D" w:rsidRDefault="004E1A5E" w:rsidP="00727B63">
      <w:pPr>
        <w:rPr>
          <w:lang w:eastAsia="es-VE"/>
        </w:rPr>
      </w:pPr>
      <w:r w:rsidRPr="008D2941">
        <w:lastRenderedPageBreak/>
        <w:t xml:space="preserve">Un haz </w:t>
      </w:r>
      <w:r w:rsidR="00A76539" w:rsidRPr="008D2941">
        <w:t>incidente atraviesa el lente</w:t>
      </w:r>
      <w:r w:rsidRPr="008D2941">
        <w:t xml:space="preserve"> del microscopio, luego pasa por un espejo semitransparente que funciona como un divisor de haz, un haz continua su camino hacia el objeto </w:t>
      </w:r>
      <w:r w:rsidR="00A76539" w:rsidRPr="008D2941">
        <w:t>de muestra que reflecta y nuevamente atraviesa el espejo semitransparente hacia el lente del microscopio; el otro haz, que se puede llamar haz de referencia es el que se refleja en el espejo semitransparente hacia un espejo de referencia que lo devuelve hacia el espejo de semitransparente para que vuelva a ser reflejado hacia el lente del microscopio. Ambos haces coinciden en el lente del microscopio y forman el interferograma, el cual puede ser observado en el microscopio.</w:t>
      </w:r>
      <w:r w:rsidR="00A76539" w:rsidRPr="0091532D">
        <w:rPr>
          <w:lang w:eastAsia="es-VE"/>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72B25" w:rsidRPr="008D2941" w:rsidTr="00EB6BBC">
        <w:trPr>
          <w:jc w:val="center"/>
        </w:trPr>
        <w:tc>
          <w:tcPr>
            <w:tcW w:w="9261" w:type="dxa"/>
          </w:tcPr>
          <w:p w:rsidR="0080060D" w:rsidRPr="008D2941" w:rsidRDefault="0080060D" w:rsidP="00EB6BBC">
            <w:pPr>
              <w:pStyle w:val="EstiloEpgrafe11ptoSinNegritaAutomticoCentrado1"/>
              <w:rPr>
                <w:sz w:val="24"/>
              </w:rPr>
            </w:pPr>
            <w:r w:rsidRPr="0091532D">
              <w:rPr>
                <w:noProof/>
                <w:lang w:eastAsia="es-VE"/>
              </w:rPr>
              <w:drawing>
                <wp:inline distT="0" distB="0" distL="0" distR="0" wp14:anchorId="08418E49" wp14:editId="55FC3593">
                  <wp:extent cx="3135818" cy="35052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px-Mirau_Interferometer.sv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135818" cy="3505200"/>
                          </a:xfrm>
                          <a:prstGeom prst="rect">
                            <a:avLst/>
                          </a:prstGeom>
                        </pic:spPr>
                      </pic:pic>
                    </a:graphicData>
                  </a:graphic>
                </wp:inline>
              </w:drawing>
            </w:r>
          </w:p>
        </w:tc>
      </w:tr>
      <w:tr w:rsidR="00172B25" w:rsidRPr="008D2941" w:rsidTr="00EB6BBC">
        <w:trPr>
          <w:jc w:val="center"/>
        </w:trPr>
        <w:tc>
          <w:tcPr>
            <w:tcW w:w="9261" w:type="dxa"/>
          </w:tcPr>
          <w:p w:rsidR="0080060D" w:rsidRPr="0091532D" w:rsidRDefault="00172B25" w:rsidP="00EB6BBC">
            <w:pPr>
              <w:pStyle w:val="EstiloEpgrafe11ptoSinNegritaAutomticoCentrado1"/>
              <w:rPr>
                <w:sz w:val="24"/>
                <w:lang w:eastAsia="es-VE"/>
              </w:rPr>
            </w:pPr>
            <w:bookmarkStart w:id="68" w:name="_Toc316315827"/>
            <w:r w:rsidRPr="008D2941">
              <w:t xml:space="preserve">Figura </w:t>
            </w:r>
            <w:ins w:id="69" w:author="veloz" w:date="2012-02-06T18:42:00Z">
              <w:r w:rsidR="006578E8">
                <w:fldChar w:fldCharType="begin"/>
              </w:r>
              <w:r w:rsidR="006578E8">
                <w:instrText xml:space="preserve"> STYLEREF 1 \s </w:instrText>
              </w:r>
            </w:ins>
            <w:r w:rsidR="006578E8">
              <w:fldChar w:fldCharType="separate"/>
            </w:r>
            <w:r w:rsidR="006578E8">
              <w:rPr>
                <w:noProof/>
              </w:rPr>
              <w:t>1</w:t>
            </w:r>
            <w:ins w:id="70"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71" w:author="veloz" w:date="2012-02-06T18:42:00Z">
              <w:r w:rsidR="006578E8">
                <w:rPr>
                  <w:noProof/>
                </w:rPr>
                <w:t>2</w:t>
              </w:r>
              <w:r w:rsidR="006578E8">
                <w:fldChar w:fldCharType="end"/>
              </w:r>
            </w:ins>
            <w:del w:id="72"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1</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2</w:delText>
              </w:r>
              <w:r w:rsidR="003E1CD9" w:rsidRPr="0091532D" w:rsidDel="00965F81">
                <w:fldChar w:fldCharType="end"/>
              </w:r>
            </w:del>
            <w:r w:rsidRPr="008D2941">
              <w:t>: Esquema de interferómetro de Mirau</w:t>
            </w:r>
            <w:bookmarkEnd w:id="68"/>
          </w:p>
        </w:tc>
      </w:tr>
    </w:tbl>
    <w:p w:rsidR="003E58D0" w:rsidRPr="008D2941" w:rsidRDefault="003E58D0" w:rsidP="00727B63"/>
    <w:p w:rsidR="0080060D" w:rsidRPr="008D2941" w:rsidRDefault="00331690" w:rsidP="00EB6BBC">
      <w:pPr>
        <w:pStyle w:val="Ttulo2"/>
      </w:pPr>
      <w:bookmarkStart w:id="73" w:name="_Toc289948775"/>
      <w:bookmarkStart w:id="74" w:name="_Toc289968997"/>
      <w:bookmarkStart w:id="75" w:name="_Toc314559929"/>
      <w:bookmarkStart w:id="76" w:name="_Toc289948776"/>
      <w:bookmarkStart w:id="77" w:name="_Toc289968998"/>
      <w:bookmarkStart w:id="78" w:name="_Toc314559930"/>
      <w:bookmarkStart w:id="79" w:name="_Toc316133514"/>
      <w:bookmarkEnd w:id="73"/>
      <w:bookmarkEnd w:id="74"/>
      <w:bookmarkEnd w:id="75"/>
      <w:bookmarkEnd w:id="76"/>
      <w:bookmarkEnd w:id="77"/>
      <w:bookmarkEnd w:id="78"/>
      <w:r w:rsidRPr="008D2941">
        <w:t>Teoría del Color</w:t>
      </w:r>
      <w:bookmarkEnd w:id="79"/>
    </w:p>
    <w:p w:rsidR="0080060D" w:rsidRPr="008D2941" w:rsidRDefault="00926E4E" w:rsidP="00EB6BBC">
      <w:r w:rsidRPr="008D2941">
        <w:t>El sistema visual humano</w:t>
      </w:r>
      <w:r w:rsidR="008035CB" w:rsidRPr="008D2941">
        <w:t xml:space="preserve"> (HVS)</w:t>
      </w:r>
      <w:r w:rsidRPr="008D2941">
        <w:t xml:space="preserve"> es capaz de medir una parte del espectro electromagnético, aproximadamente entre </w:t>
      </w:r>
      <w:r w:rsidR="008D2941" w:rsidRPr="0091532D">
        <w:rPr>
          <w:position w:val="-6"/>
        </w:rPr>
        <w:object w:dxaOrig="720" w:dyaOrig="279">
          <v:shape id="_x0000_i1051" type="#_x0000_t75" style="width:36pt;height:14.25pt" o:ole="">
            <v:imagedata r:id="rId72" o:title=""/>
          </v:shape>
          <o:OLEObject Type="Embed" ProgID="Equation.DSMT4" ShapeID="_x0000_i1051" DrawAspect="Content" ObjectID="_1390059351" r:id="rId73"/>
        </w:object>
      </w:r>
      <w:r w:rsidR="008D2941" w:rsidRPr="008D2941">
        <w:t xml:space="preserve"> </w:t>
      </w:r>
      <w:r w:rsidRPr="008D2941">
        <w:t xml:space="preserve">y </w:t>
      </w:r>
      <w:r w:rsidR="008D2941" w:rsidRPr="0091532D">
        <w:rPr>
          <w:position w:val="-6"/>
        </w:rPr>
        <w:object w:dxaOrig="720" w:dyaOrig="279">
          <v:shape id="_x0000_i1052" type="#_x0000_t75" style="width:36pt;height:14.25pt" o:ole="">
            <v:imagedata r:id="rId74" o:title=""/>
          </v:shape>
          <o:OLEObject Type="Embed" ProgID="Equation.DSMT4" ShapeID="_x0000_i1052" DrawAspect="Content" ObjectID="_1390059352" r:id="rId75"/>
        </w:object>
      </w:r>
      <w:r w:rsidRPr="008D2941">
        <w:t>,</w:t>
      </w:r>
      <w:r w:rsidR="00CB3349" w:rsidRPr="008D2941">
        <w:t xml:space="preserve"> como no es posible ver cada combinación posible, el ser humano tiende a agrupar grupos de espectros en colores.</w:t>
      </w:r>
      <w:r w:rsidRPr="008D2941">
        <w:t xml:space="preserve">  </w:t>
      </w:r>
    </w:p>
    <w:p w:rsidR="0080060D" w:rsidRPr="008D2941" w:rsidRDefault="0031309C" w:rsidP="00EB6BBC">
      <w:r w:rsidRPr="008D2941">
        <w:lastRenderedPageBreak/>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965F81"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w:t>
      </w:r>
      <w:proofErr w:type="spellStart"/>
      <w:r w:rsidR="003D0AE3" w:rsidRPr="008D2941">
        <w:t>Photo</w:t>
      </w:r>
      <w:proofErr w:type="spellEnd"/>
      <w:r w:rsidR="003D0AE3" w:rsidRPr="008D2941">
        <w:t xml:space="preserve"> YCC, el YUV, YIQ, </w:t>
      </w:r>
      <w:r w:rsidR="008D2941" w:rsidRPr="008D2941">
        <w:t>etc.</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w:t>
      </w:r>
      <w:proofErr w:type="spellStart"/>
      <w:r w:rsidR="003D0AE3" w:rsidRPr="008D2941">
        <w:t>Lab</w:t>
      </w:r>
      <w:proofErr w:type="spellEnd"/>
      <w:r w:rsidR="003D0AE3" w:rsidRPr="008D2941">
        <w:t xml:space="preserve"> y </w:t>
      </w:r>
      <w:proofErr w:type="spellStart"/>
      <w:r w:rsidR="003D0AE3" w:rsidRPr="008D2941">
        <w:t>Luv</w:t>
      </w:r>
      <w:proofErr w:type="spellEnd"/>
      <w:r w:rsidR="003D0AE3" w:rsidRPr="008D2941">
        <w:t>.</w:t>
      </w:r>
    </w:p>
    <w:p w:rsidR="000735E9" w:rsidRPr="008D2941" w:rsidRDefault="003D0AE3">
      <w:pPr>
        <w:pStyle w:val="Ttulo3"/>
      </w:pPr>
      <w:bookmarkStart w:id="80" w:name="_Toc316133515"/>
      <w:r w:rsidRPr="008D2941">
        <w:t>Espacio de color RGB</w:t>
      </w:r>
      <w:bookmarkEnd w:id="80"/>
    </w:p>
    <w:p w:rsidR="0080060D" w:rsidRPr="008D2941" w:rsidRDefault="003D0AE3" w:rsidP="00EB6BBC">
      <w:r w:rsidRPr="008D2941">
        <w:t xml:space="preserve">La idea se basa en expresar el espectro visible de forma que simule el método de recepción del ojo humano de modo que se posea toda la información necesaria para almacenar, procesar y generar un espectro equivalente.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965F81" w:rsidRPr="0091532D">
          <w:t>3</w:t>
        </w:r>
      </w:hyperlink>
      <w:r w:rsidR="008A1939" w:rsidRPr="0091532D">
        <w:t>]</w:t>
      </w:r>
      <w:r w:rsidR="007F7092" w:rsidRPr="008D2941">
        <w:fldChar w:fldCharType="end"/>
      </w:r>
      <w:r w:rsidRPr="008D2941">
        <w:t xml:space="preserve"> </w:t>
      </w:r>
    </w:p>
    <w:p w:rsidR="0080060D" w:rsidRPr="008D2941" w:rsidRDefault="00755834" w:rsidP="00EB6BBC">
      <w:r w:rsidRPr="008D2941">
        <w:t xml:space="preserve">Según la teoría </w:t>
      </w:r>
      <w:proofErr w:type="spellStart"/>
      <w:r w:rsidRPr="008D2941">
        <w:t>tric</w:t>
      </w:r>
      <w:r w:rsidR="003D0AE3" w:rsidRPr="008D2941">
        <w:t>romática</w:t>
      </w:r>
      <w:proofErr w:type="spellEnd"/>
      <w:r w:rsidR="003E2B5B" w:rsidRPr="008D2941">
        <w:t xml:space="preserve"> propuesta por Thomas Young y </w:t>
      </w:r>
      <w:proofErr w:type="spellStart"/>
      <w:r w:rsidR="003E2B5B" w:rsidRPr="008D2941">
        <w:t>Hermann</w:t>
      </w:r>
      <w:proofErr w:type="spellEnd"/>
      <w:r w:rsidR="003E2B5B" w:rsidRPr="008D2941">
        <w:t xml:space="preserve"> von </w:t>
      </w:r>
      <w:proofErr w:type="spellStart"/>
      <w:r w:rsidR="003E2B5B" w:rsidRPr="008D2941">
        <w:t>Helmholtz</w:t>
      </w:r>
      <w:proofErr w:type="spellEnd"/>
      <w:r w:rsidR="003E2B5B" w:rsidRPr="008D2941">
        <w:t xml:space="preserve"> en 1802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tipos de conos en el ojo, L, M y S que cada uno responde a una part</w:t>
      </w:r>
      <w:r w:rsidR="003E2B5B" w:rsidRPr="008D2941">
        <w:t xml:space="preserve">e del espectro,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965F81"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componente viene dada por: </w:t>
      </w:r>
    </w:p>
    <w:p w:rsidR="0080060D" w:rsidRPr="0091532D" w:rsidRDefault="000735E9" w:rsidP="00EB6BBC">
      <w:pPr>
        <w:pStyle w:val="MTDisplayEquation"/>
        <w:rPr>
          <w:lang w:val="es-VE"/>
        </w:rPr>
      </w:pPr>
      <w:r w:rsidRPr="0091532D">
        <w:rPr>
          <w:lang w:val="es-VE"/>
        </w:rPr>
        <w:lastRenderedPageBreak/>
        <w:tab/>
      </w:r>
      <w:r w:rsidRPr="0091532D">
        <w:rPr>
          <w:position w:val="-72"/>
          <w:lang w:val="es-VE"/>
        </w:rPr>
        <w:object w:dxaOrig="2420" w:dyaOrig="1600">
          <v:shape id="_x0000_i1053" type="#_x0000_t75" style="width:120.9pt;height:80.15pt" o:ole="">
            <v:imagedata r:id="rId76" o:title=""/>
          </v:shape>
          <o:OLEObject Type="Embed" ProgID="Equation.DSMT4" ShapeID="_x0000_i1053" DrawAspect="Content" ObjectID="_1390059353" r:id="rId77"/>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5</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BD042F" w:rsidP="00EB6BBC">
      <w:r w:rsidRPr="0091532D">
        <w:t xml:space="preserve">Donde </w:t>
      </w:r>
      <w:r w:rsidRPr="0091532D">
        <w:rPr>
          <w:position w:val="-14"/>
        </w:rPr>
        <w:object w:dxaOrig="580" w:dyaOrig="400">
          <v:shape id="_x0000_i1054" type="#_x0000_t75" style="width:29.2pt;height:20.4pt" o:ole="">
            <v:imagedata r:id="rId78" o:title=""/>
          </v:shape>
          <o:OLEObject Type="Embed" ProgID="Equation.DSMT4" ShapeID="_x0000_i1054" DrawAspect="Content" ObjectID="_1390059354" r:id="rId79"/>
        </w:object>
      </w:r>
      <w:r w:rsidRPr="0091532D">
        <w:t xml:space="preserve"> es el espectro de la luz</w:t>
      </w:r>
      <w:r w:rsidR="00343A63" w:rsidRPr="0091532D">
        <w:t xml:space="preserve">. </w:t>
      </w:r>
      <w:r w:rsidRPr="0091532D">
        <w:rPr>
          <w:position w:val="-14"/>
        </w:rPr>
        <w:object w:dxaOrig="600" w:dyaOrig="400">
          <v:shape id="_x0000_i1055" type="#_x0000_t75" style="width:29.9pt;height:20.4pt" o:ole="">
            <v:imagedata r:id="rId80" o:title=""/>
          </v:shape>
          <o:OLEObject Type="Embed" ProgID="Equation.DSMT4" ShapeID="_x0000_i1055" DrawAspect="Content" ObjectID="_1390059355" r:id="rId81"/>
        </w:object>
      </w:r>
      <w:r w:rsidRPr="0091532D">
        <w:t xml:space="preserve">, </w:t>
      </w:r>
      <w:r w:rsidRPr="0091532D">
        <w:rPr>
          <w:position w:val="-14"/>
        </w:rPr>
        <w:object w:dxaOrig="620" w:dyaOrig="400">
          <v:shape id="_x0000_i1056" type="#_x0000_t75" style="width:30.55pt;height:20.4pt" o:ole="">
            <v:imagedata r:id="rId82" o:title=""/>
          </v:shape>
          <o:OLEObject Type="Embed" ProgID="Equation.DSMT4" ShapeID="_x0000_i1056" DrawAspect="Content" ObjectID="_1390059356" r:id="rId83"/>
        </w:object>
      </w:r>
      <w:r w:rsidRPr="0091532D">
        <w:t xml:space="preserve"> y </w:t>
      </w:r>
      <w:r w:rsidRPr="0091532D">
        <w:rPr>
          <w:position w:val="-14"/>
        </w:rPr>
        <w:object w:dxaOrig="600" w:dyaOrig="400">
          <v:shape id="_x0000_i1057" type="#_x0000_t75" style="width:29.9pt;height:20.4pt" o:ole="">
            <v:imagedata r:id="rId84" o:title=""/>
          </v:shape>
          <o:OLEObject Type="Embed" ProgID="Equation.DSMT4" ShapeID="_x0000_i1057" DrawAspect="Content" ObjectID="_1390059357" r:id="rId85"/>
        </w:object>
      </w:r>
      <w:r w:rsidR="00343A63" w:rsidRPr="0091532D">
        <w:t xml:space="preserve">son las funciones de sensibilidad de los sensores R, G y B.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81" w:name="_Toc316133516"/>
      <w:r w:rsidRPr="0091532D">
        <w:t xml:space="preserve">Espacio de color </w:t>
      </w:r>
      <w:r w:rsidR="00243CA4" w:rsidRPr="0091532D">
        <w:t>HSL</w:t>
      </w:r>
      <w:bookmarkEnd w:id="81"/>
    </w:p>
    <w:p w:rsidR="0080060D" w:rsidRPr="0091532D" w:rsidRDefault="00AA4836" w:rsidP="00EB6BBC">
      <w:r w:rsidRPr="0091532D">
        <w:t>El espacio de color HS</w:t>
      </w:r>
      <w:r w:rsidR="00755834" w:rsidRPr="0091532D">
        <w:t>L</w:t>
      </w:r>
      <w:r w:rsidRPr="0091532D">
        <w:t xml:space="preserve"> (</w:t>
      </w:r>
      <w:proofErr w:type="spellStart"/>
      <w:r w:rsidRPr="0091532D">
        <w:t>Hue</w:t>
      </w:r>
      <w:proofErr w:type="spellEnd"/>
      <w:r w:rsidRPr="0091532D">
        <w:t xml:space="preserve"> – </w:t>
      </w:r>
      <w:proofErr w:type="spellStart"/>
      <w:r w:rsidRPr="0091532D">
        <w:t>Saturation</w:t>
      </w:r>
      <w:proofErr w:type="spellEnd"/>
      <w:r w:rsidRPr="0091532D">
        <w:t xml:space="preserve"> – </w:t>
      </w:r>
      <w:proofErr w:type="spellStart"/>
      <w:r w:rsidR="00243CA4" w:rsidRPr="0091532D">
        <w:t>Lightness</w:t>
      </w:r>
      <w:proofErr w:type="spellEnd"/>
      <w:r w:rsidRPr="0091532D">
        <w:t xml:space="preserve">) es una </w:t>
      </w:r>
      <w:r w:rsidR="00243CA4" w:rsidRPr="0091532D">
        <w:t xml:space="preserve">transformación de coordenadas del sistema RGB. </w:t>
      </w:r>
    </w:p>
    <w:p w:rsidR="0080060D" w:rsidRPr="0091532D" w:rsidRDefault="00E33F8C" w:rsidP="00EB6BBC">
      <w:r w:rsidRPr="0091532D">
        <w:t>Este espacio de color trata de agrupar de una forma similar a como el cerebro humano organiza los colores</w:t>
      </w:r>
      <w:r w:rsidR="00243CA4" w:rsidRPr="0091532D">
        <w:t xml:space="preserve">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965F81"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w:t>
      </w:r>
      <w:proofErr w:type="spellStart"/>
      <w:r w:rsidRPr="0091532D">
        <w:t>Hue</w:t>
      </w:r>
      <w:proofErr w:type="spellEnd"/>
      <w:r w:rsidRPr="0091532D">
        <w:t>)</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80060D" w:rsidRPr="0091532D" w:rsidRDefault="00243CA4" w:rsidP="00EB6BBC">
      <w:pPr>
        <w:pStyle w:val="Prrafodelista"/>
        <w:numPr>
          <w:ilvl w:val="0"/>
          <w:numId w:val="47"/>
        </w:numPr>
      </w:pPr>
      <w:r w:rsidRPr="0091532D">
        <w:t>Luminancia (</w:t>
      </w:r>
      <w:proofErr w:type="spellStart"/>
      <w:r w:rsidRPr="0091532D">
        <w:t>Lightness</w:t>
      </w:r>
      <w:proofErr w:type="spellEnd"/>
      <w:r w:rsidRPr="0091532D">
        <w:t>): es el nivel de brillo del color.</w:t>
      </w:r>
      <w:r w:rsidR="007F7092" w:rsidRPr="0091532D">
        <w:t xml:space="preserve"> </w:t>
      </w:r>
    </w:p>
    <w:tbl>
      <w:tblPr>
        <w:tblStyle w:val="Tablaconcuadrcula"/>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0"/>
      </w:tblGrid>
      <w:tr w:rsidR="001370C0" w:rsidRPr="008D2941" w:rsidTr="00EB6BBC">
        <w:tc>
          <w:tcPr>
            <w:tcW w:w="9261" w:type="dxa"/>
          </w:tcPr>
          <w:p w:rsidR="0080060D" w:rsidRPr="008D2941" w:rsidRDefault="0080060D" w:rsidP="00EB6BBC">
            <w:pPr>
              <w:pStyle w:val="EstiloEpgrafe11ptoSinNegritaAutomticoCentrado1"/>
            </w:pPr>
            <w:r w:rsidRPr="0091532D">
              <w:rPr>
                <w:noProof/>
                <w:lang w:eastAsia="es-VE"/>
              </w:rPr>
              <w:lastRenderedPageBreak/>
              <w:drawing>
                <wp:inline distT="0" distB="0" distL="0" distR="0" wp14:anchorId="49B59923" wp14:editId="56C0A6CF">
                  <wp:extent cx="3714750" cy="2786165"/>
                  <wp:effectExtent l="19050" t="19050" r="19050" b="14185"/>
                  <wp:docPr id="1" name="0 Imagen" descr="HSL_color_solid_cylinder-licen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L_color_solid_cylinder-licensed.png"/>
                          <pic:cNvPicPr/>
                        </pic:nvPicPr>
                        <pic:blipFill>
                          <a:blip r:embed="rId86" cstate="print"/>
                          <a:stretch>
                            <a:fillRect/>
                          </a:stretch>
                        </pic:blipFill>
                        <pic:spPr>
                          <a:xfrm>
                            <a:off x="0" y="0"/>
                            <a:ext cx="3714595" cy="2786048"/>
                          </a:xfrm>
                          <a:prstGeom prst="rect">
                            <a:avLst/>
                          </a:prstGeom>
                          <a:ln w="12700">
                            <a:solidFill>
                              <a:schemeClr val="tx1"/>
                            </a:solidFill>
                          </a:ln>
                        </pic:spPr>
                      </pic:pic>
                    </a:graphicData>
                  </a:graphic>
                </wp:inline>
              </w:drawing>
            </w:r>
          </w:p>
        </w:tc>
      </w:tr>
      <w:tr w:rsidR="001370C0" w:rsidRPr="008D2941" w:rsidTr="00EB6BBC">
        <w:tc>
          <w:tcPr>
            <w:tcW w:w="9261" w:type="dxa"/>
          </w:tcPr>
          <w:p w:rsidR="0080060D" w:rsidRPr="0091532D" w:rsidRDefault="001370C0" w:rsidP="00EB6BBC">
            <w:pPr>
              <w:pStyle w:val="EstiloEpgrafe11ptoSinNegritaAutomticoCentrado1"/>
              <w:rPr>
                <w:sz w:val="24"/>
              </w:rPr>
            </w:pPr>
            <w:bookmarkStart w:id="82" w:name="_Toc316315828"/>
            <w:r w:rsidRPr="008D2941">
              <w:t xml:space="preserve">Figura </w:t>
            </w:r>
            <w:ins w:id="83" w:author="veloz" w:date="2012-02-06T18:42:00Z">
              <w:r w:rsidR="006578E8">
                <w:fldChar w:fldCharType="begin"/>
              </w:r>
              <w:r w:rsidR="006578E8">
                <w:instrText xml:space="preserve"> STYLEREF 1 \s </w:instrText>
              </w:r>
            </w:ins>
            <w:r w:rsidR="006578E8">
              <w:fldChar w:fldCharType="separate"/>
            </w:r>
            <w:r w:rsidR="006578E8">
              <w:rPr>
                <w:noProof/>
              </w:rPr>
              <w:t>1</w:t>
            </w:r>
            <w:ins w:id="84"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85" w:author="veloz" w:date="2012-02-06T18:42:00Z">
              <w:r w:rsidR="006578E8">
                <w:rPr>
                  <w:noProof/>
                </w:rPr>
                <w:t>3</w:t>
              </w:r>
              <w:r w:rsidR="006578E8">
                <w:fldChar w:fldCharType="end"/>
              </w:r>
            </w:ins>
            <w:del w:id="86"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1</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3</w:delText>
              </w:r>
              <w:r w:rsidR="003E1CD9" w:rsidRPr="0091532D" w:rsidDel="00965F81">
                <w:fldChar w:fldCharType="end"/>
              </w:r>
            </w:del>
            <w:r w:rsidRPr="0091532D">
              <w:t xml:space="preserve"> : Espacio de color HSL</w:t>
            </w:r>
            <w:bookmarkEnd w:id="82"/>
          </w:p>
        </w:tc>
      </w:tr>
    </w:tbl>
    <w:p w:rsidR="0080060D" w:rsidRPr="0091532D" w:rsidRDefault="0080060D" w:rsidP="00EB6BBC"/>
    <w:p w:rsidR="0080060D" w:rsidRPr="0091532D" w:rsidRDefault="00755834" w:rsidP="00EB6BBC">
      <w:pPr>
        <w:pStyle w:val="Ttulo2"/>
      </w:pPr>
      <w:bookmarkStart w:id="87"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87"/>
    </w:p>
    <w:p w:rsidR="0080060D" w:rsidRPr="0091532D" w:rsidRDefault="00364DFE" w:rsidP="00EB6BBC">
      <w:r w:rsidRPr="0091532D">
        <w:t xml:space="preserve">Los dispositivos digitales de detección de imágenes se basan en convertir los fotones incidentes en cargas eléctricas,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fototransistores y foto-compuertas, la operación básica de los foto-detectores se basa en: (a) generación de pares electrón-hueco debido a la luz incidente; (b) separación y recolección de los electrones y huecos; y (c) producción de señales de salida.</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965F81" w:rsidRPr="0091532D">
          <w:t>5</w:t>
        </w:r>
      </w:hyperlink>
      <w:r w:rsidRPr="0091532D">
        <w:t>]</w:t>
      </w:r>
      <w:r w:rsidRPr="0091532D">
        <w:fldChar w:fldCharType="end"/>
      </w:r>
    </w:p>
    <w:p w:rsidR="00D76767" w:rsidRPr="0091532D" w:rsidRDefault="00D76767" w:rsidP="00D76767">
      <w:r w:rsidRPr="0091532D">
        <w:t>Cuando la luz incide sobre un semiconductor, parte de la potencia</w:t>
      </w:r>
      <w:r w:rsidR="004D2937" w:rsidRPr="0091532D">
        <w:t xml:space="preserve"> incidente es reflejada y otra parte pasa dentro del material que debido a la interacción entre los fotones y los electrones una fracción es perdida.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58" type="#_x0000_t75" style="width:99.15pt;height:20.4pt" o:ole="">
            <v:imagedata r:id="rId87" o:title=""/>
          </v:shape>
          <o:OLEObject Type="Embed" ProgID="Equation.DSMT4" ShapeID="_x0000_i1058" DrawAspect="Content" ObjectID="_1390059358" r:id="rId88"/>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6</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4D2937" w:rsidP="00EB6BBC">
      <w:r w:rsidRPr="0091532D">
        <w:lastRenderedPageBreak/>
        <w:t xml:space="preserve">Donde </w:t>
      </w:r>
      <w:r w:rsidRPr="0091532D">
        <w:rPr>
          <w:position w:val="-6"/>
        </w:rPr>
        <w:object w:dxaOrig="240" w:dyaOrig="220">
          <v:shape id="_x0000_i1059" type="#_x0000_t75" style="width:12.25pt;height:11.55pt" o:ole="">
            <v:imagedata r:id="rId89" o:title=""/>
          </v:shape>
          <o:OLEObject Type="Embed" ProgID="Equation.DSMT4" ShapeID="_x0000_i1059" DrawAspect="Content" ObjectID="_1390059359" r:id="rId90"/>
        </w:object>
      </w:r>
      <w:r w:rsidRPr="0091532D">
        <w:t xml:space="preserve">es el coeficiente de absorción del material y </w:t>
      </w:r>
      <w:r w:rsidRPr="0091532D">
        <w:rPr>
          <w:position w:val="-14"/>
        </w:rPr>
        <w:object w:dxaOrig="700" w:dyaOrig="400">
          <v:shape id="_x0000_i1060" type="#_x0000_t75" style="width:35.3pt;height:20.4pt" o:ole="">
            <v:imagedata r:id="rId91" o:title=""/>
          </v:shape>
          <o:OLEObject Type="Embed" ProgID="Equation.DSMT4" ShapeID="_x0000_i1060" DrawAspect="Content" ObjectID="_1390059360" r:id="rId92"/>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965F81"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1" type="#_x0000_t75" style="width:11.55pt;height:12.9pt" o:ole="">
            <v:imagedata r:id="rId93" o:title=""/>
          </v:shape>
          <o:OLEObject Type="Embed" ProgID="Equation.DSMT4" ShapeID="_x0000_i1061" DrawAspect="Content" ObjectID="_1390059361" r:id="rId94"/>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2" type="#_x0000_t75" style="width:103.9pt;height:33.95pt" o:ole="">
            <v:imagedata r:id="rId95" o:title=""/>
          </v:shape>
          <o:OLEObject Type="Embed" ProgID="Equation.DSMT4" ShapeID="_x0000_i1062" DrawAspect="Content" ObjectID="_1390059362" r:id="rId9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7</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80060D" w:rsidP="00EB6BBC"/>
    <w:p w:rsidR="0080060D" w:rsidRPr="0091532D" w:rsidRDefault="0080060D" w:rsidP="00EB6BBC"/>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proofErr w:type="spellStart"/>
      <w:r w:rsidR="00C91524" w:rsidRPr="008D2941">
        <w:rPr>
          <w:rFonts w:asciiTheme="minorHAnsi" w:hAnsiTheme="minorHAnsi"/>
          <w:i/>
        </w:rPr>
        <w:t>Charge-Coupled</w:t>
      </w:r>
      <w:proofErr w:type="spellEnd"/>
      <w:r w:rsidR="00C91524" w:rsidRPr="008D2941">
        <w:rPr>
          <w:rFonts w:asciiTheme="minorHAnsi" w:hAnsiTheme="minorHAnsi"/>
          <w:i/>
        </w:rPr>
        <w:t xml:space="preserve"> </w:t>
      </w:r>
      <w:proofErr w:type="spellStart"/>
      <w:r w:rsidR="00C91524" w:rsidRPr="008D2941">
        <w:rPr>
          <w:rFonts w:asciiTheme="minorHAnsi" w:hAnsiTheme="minorHAnsi"/>
          <w:i/>
        </w:rPr>
        <w:t>Device</w:t>
      </w:r>
      <w:proofErr w:type="spellEnd"/>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 xml:space="preserve">Ya sea en las cámaras CCD o en las CMOS la imagen esta espacialmente muestreada por pixeles, cada pixel se puede ver como un pozo que capta fotones, la cantidad de fotones en cada pixel será traducidos a </w:t>
      </w:r>
      <w:r w:rsidR="00364DFE" w:rsidRPr="0091532D">
        <w:t xml:space="preserve">cargas y luego a </w:t>
      </w:r>
      <w:r w:rsidRPr="0091532D">
        <w:t>voltajes, para finalmente pasar a un número digital</w:t>
      </w:r>
      <w:r w:rsidR="00364DFE" w:rsidRPr="0091532D">
        <w:t xml:space="preserve"> a través de un conversor analógico-digital (ADC)</w:t>
      </w:r>
      <w:r w:rsidRPr="0091532D">
        <w:t>.</w:t>
      </w:r>
    </w:p>
    <w:p w:rsidR="0080060D" w:rsidRPr="0091532D" w:rsidRDefault="0080060D" w:rsidP="00EB6BBC"/>
    <w:p w:rsidR="0080060D" w:rsidRPr="0091532D" w:rsidRDefault="0080060D" w:rsidP="00EB6BBC"/>
    <w:p w:rsidR="005C13E7" w:rsidRPr="008D2941" w:rsidRDefault="00252ABD">
      <w:pPr>
        <w:pStyle w:val="Ttulo3"/>
      </w:pPr>
      <w:bookmarkStart w:id="88" w:name="_Toc316133518"/>
      <w:r w:rsidRPr="008D2941">
        <w:t>Cámaras CCD</w:t>
      </w:r>
      <w:bookmarkEnd w:id="88"/>
    </w:p>
    <w:p w:rsidR="00104944" w:rsidRPr="008D2941" w:rsidRDefault="00252ABD" w:rsidP="00104944">
      <w:r w:rsidRPr="008D2941">
        <w:t xml:space="preserve">Una cámara CCD </w:t>
      </w:r>
      <w:r w:rsidR="000776FB" w:rsidRPr="008D2941">
        <w:t>está constituida principalmente por un CCD (</w:t>
      </w:r>
      <w:proofErr w:type="spellStart"/>
      <w:r w:rsidR="007F7092" w:rsidRPr="008D2941">
        <w:rPr>
          <w:rFonts w:asciiTheme="minorHAnsi" w:hAnsiTheme="minorHAnsi"/>
          <w:i/>
        </w:rPr>
        <w:t>Charge-Coupled</w:t>
      </w:r>
      <w:proofErr w:type="spellEnd"/>
      <w:r w:rsidR="007F7092" w:rsidRPr="008D2941">
        <w:rPr>
          <w:rFonts w:asciiTheme="minorHAnsi" w:hAnsiTheme="minorHAnsi"/>
          <w:i/>
        </w:rPr>
        <w:t xml:space="preserve"> </w:t>
      </w:r>
      <w:proofErr w:type="spellStart"/>
      <w:r w:rsidR="007F7092" w:rsidRPr="008D2941">
        <w:rPr>
          <w:rFonts w:asciiTheme="minorHAnsi" w:hAnsiTheme="minorHAnsi"/>
          <w:i/>
        </w:rPr>
        <w:t>Device</w:t>
      </w:r>
      <w:proofErr w:type="spellEnd"/>
      <w:r w:rsidR="000776FB" w:rsidRPr="008D2941">
        <w:t xml:space="preserve">) que básicamente es un detector de fotones.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65F81" w:rsidRPr="0091532D">
          <w:t>6</w:t>
        </w:r>
      </w:hyperlink>
      <w:r w:rsidR="00EB6BBC" w:rsidRPr="0091532D">
        <w:t>]</w:t>
      </w:r>
      <w:r w:rsidR="007F7092" w:rsidRPr="008D2941">
        <w:fldChar w:fldCharType="end"/>
      </w:r>
      <w:r w:rsidR="00104944" w:rsidRPr="008D2941">
        <w:t xml:space="preserve"> </w:t>
      </w:r>
    </w:p>
    <w:p w:rsidR="00104944" w:rsidRPr="008D2941" w:rsidRDefault="00104944" w:rsidP="00104944">
      <w:r w:rsidRPr="008D2941">
        <w:lastRenderedPageBreak/>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65F81" w:rsidRPr="0091532D">
          <w:t>6</w:t>
        </w:r>
      </w:hyperlink>
      <w:r w:rsidR="00EB6BBC" w:rsidRPr="0091532D">
        <w:t xml:space="preserve">, </w:t>
      </w:r>
      <w:hyperlink w:anchor="_ENREF_7" w:tooltip="Holst, 1998 #18" w:history="1">
        <w:r w:rsidR="00965F81" w:rsidRPr="0091532D">
          <w:t>7</w:t>
        </w:r>
      </w:hyperlink>
      <w:r w:rsidR="00EB6BBC" w:rsidRPr="0091532D">
        <w:t>]</w:t>
      </w:r>
      <w:r w:rsidR="007F7092" w:rsidRPr="008D2941">
        <w:fldChar w:fldCharType="end"/>
      </w:r>
    </w:p>
    <w:p w:rsidR="00A030EB" w:rsidRPr="008D2941" w:rsidRDefault="00A030EB" w:rsidP="00104944">
      <w:r w:rsidRPr="008D2941">
        <w:t>En le estructura MOS se crea una zona vacía de portadores o zona de depleción en el semiconductor</w:t>
      </w:r>
      <w:r w:rsidR="00301519" w:rsidRPr="008D2941">
        <w:t>. Si se utiliza un semiconductor tipo P, al aplicar un voltaje positivo entre el metal (</w:t>
      </w:r>
      <w:proofErr w:type="spellStart"/>
      <w:r w:rsidR="008D2941" w:rsidRPr="008D2941">
        <w:t>Gate</w:t>
      </w:r>
      <w:proofErr w:type="spellEnd"/>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965F81" w:rsidRPr="0091532D">
          <w:t>7</w:t>
        </w:r>
      </w:hyperlink>
      <w:r w:rsidR="00EB6BBC" w:rsidRPr="0091532D">
        <w:t>]</w:t>
      </w:r>
      <w:r w:rsidR="007F7092" w:rsidRPr="008D2941">
        <w:fldChar w:fldCharType="end"/>
      </w:r>
    </w:p>
    <w:p w:rsidR="00301519" w:rsidRPr="008D2941" w:rsidRDefault="00301519" w:rsidP="00104944">
      <w:r w:rsidRPr="008D2941">
        <w:t xml:space="preserve">Un registro CCD esta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965F81" w:rsidRPr="0091532D">
          <w:t>7</w:t>
        </w:r>
      </w:hyperlink>
      <w:r w:rsidR="00EB6BBC" w:rsidRPr="0091532D">
        <w:t>]</w:t>
      </w:r>
      <w:r w:rsidR="007F7092" w:rsidRPr="008D2941">
        <w:fldChar w:fldCharType="end"/>
      </w:r>
    </w:p>
    <w:p w:rsidR="005C13E7" w:rsidRPr="008D2941" w:rsidRDefault="00FE4C9E">
      <w:r w:rsidRPr="008D2941">
        <w:t xml:space="preserve">Un pixel esta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t xml:space="preserve">Full-Frame CCD </w:t>
      </w:r>
    </w:p>
    <w:p w:rsidR="00FE4C9E" w:rsidRPr="008D2941" w:rsidRDefault="00FE4C9E" w:rsidP="00FE4C9E">
      <w:r w:rsidRPr="008D2941">
        <w:t xml:space="preserve">En una </w:t>
      </w:r>
      <w:r w:rsidR="00364DFE" w:rsidRPr="008D2941">
        <w:t>cámara</w:t>
      </w:r>
      <w:r w:rsidRPr="008D2941">
        <w:t xml:space="preserve"> CCD full-frame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lastRenderedPageBreak/>
        <w:t xml:space="preserve">Durante un tiempo de exposición el registro paralelo está acumulando fotoelectrones, luego de este tiempo el obturador de la cámara se cierra para evitar que sigan llegando fotones a la superficie del CCD y se aplica una secuencia de voltaje a las compuertas de los pixeles para transferir una fila a la vez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65F81"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65F81" w:rsidRPr="0091532D">
          <w:t>6</w:t>
        </w:r>
      </w:hyperlink>
      <w:r w:rsidR="00EB6BBC" w:rsidRPr="0091532D">
        <w:t>]</w:t>
      </w:r>
      <w:r w:rsidR="007F7092" w:rsidRPr="008D2941">
        <w:fldChar w:fldCharType="end"/>
      </w:r>
    </w:p>
    <w:p w:rsidR="0080060D" w:rsidRPr="008D2941" w:rsidRDefault="00A97389" w:rsidP="00EB6BBC">
      <w:pPr>
        <w:pStyle w:val="Ttulo4"/>
      </w:pPr>
      <w:proofErr w:type="spellStart"/>
      <w:r w:rsidRPr="008D2941">
        <w:t>Interline</w:t>
      </w:r>
      <w:proofErr w:type="spellEnd"/>
      <w:r w:rsidRPr="008D2941">
        <w:t xml:space="preserve"> transfer CCD</w:t>
      </w:r>
    </w:p>
    <w:p w:rsidR="00A97389" w:rsidRPr="008D2941" w:rsidRDefault="00A97389" w:rsidP="00A97389">
      <w:r w:rsidRPr="008D2941">
        <w:t>En las cámaras CCD de transferencia interlineada se alternan filas de pixeles de imagen con filas de pixeles de almacenamiento, lo que resulta un patrón te tiras en todo el CCD.</w:t>
      </w:r>
    </w:p>
    <w:p w:rsidR="00A97389" w:rsidRPr="008D2941" w:rsidRDefault="00A97389" w:rsidP="00A97389">
      <w:r w:rsidRPr="008D2941">
        <w:t xml:space="preserve">Luego de una exposición todos los píxeles de todas tiras de imagen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muy pequeño 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965F81"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pPr>
        <w:ind w:firstLine="0"/>
      </w:pPr>
      <w:bookmarkStart w:id="89" w:name="_Toc289940462"/>
      <w:bookmarkStart w:id="90" w:name="_Toc289948781"/>
      <w:bookmarkStart w:id="91" w:name="_Toc289969003"/>
      <w:bookmarkStart w:id="92" w:name="_Toc314559938"/>
      <w:bookmarkEnd w:id="89"/>
      <w:bookmarkEnd w:id="90"/>
      <w:bookmarkEnd w:id="91"/>
      <w:bookmarkEnd w:id="92"/>
    </w:p>
    <w:p w:rsidR="0080060D" w:rsidRPr="008D2941" w:rsidRDefault="0080060D" w:rsidP="00EB6BBC"/>
    <w:p w:rsidR="00825AF9" w:rsidRPr="008D2941" w:rsidRDefault="00825AF9" w:rsidP="0091587C">
      <w:pPr>
        <w:pStyle w:val="Normalsininterlineado"/>
        <w:sectPr w:rsidR="00825AF9" w:rsidRPr="008D2941" w:rsidSect="0091587C">
          <w:headerReference w:type="default" r:id="rId97"/>
          <w:footerReference w:type="default" r:id="rId98"/>
          <w:pgSz w:w="12240" w:h="15840" w:code="1"/>
          <w:pgMar w:top="1418" w:right="1418" w:bottom="1418" w:left="1701" w:header="709" w:footer="709" w:gutter="0"/>
          <w:pgNumType w:start="1"/>
          <w:cols w:space="708"/>
          <w:docGrid w:linePitch="360"/>
        </w:sectPr>
      </w:pPr>
      <w:bookmarkStart w:id="93"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94" w:name="_Toc282134886"/>
      <w:bookmarkStart w:id="95" w:name="_Toc316133519"/>
      <w:r w:rsidRPr="008D2941">
        <w:t>Capítulo II</w:t>
      </w:r>
      <w:r w:rsidRPr="008D2941">
        <w:br/>
      </w:r>
      <w:r w:rsidRPr="008D2941">
        <w:br/>
      </w:r>
      <w:bookmarkEnd w:id="93"/>
      <w:bookmarkEnd w:id="94"/>
      <w:r w:rsidR="00825AF9" w:rsidRPr="008D2941">
        <w:t>SIMULADOR</w:t>
      </w:r>
      <w:bookmarkEnd w:id="95"/>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para obtener un entorno 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96" w:name="_Toc316133520"/>
      <w:r w:rsidRPr="008D2941">
        <w:t>Módulos del simulador</w:t>
      </w:r>
      <w:bookmarkEnd w:id="96"/>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de las ecuaciones de interferencia de la luz con espectros no puntuales, las ecuaciones de tiempos de respuesta de las cámaras, se desarrollaron módulos para generación de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que genera videos tal como lo haría una cámara conectada a un interferómetro.</w:t>
      </w:r>
    </w:p>
    <w:p w:rsidR="0080060D" w:rsidRPr="008D2941" w:rsidRDefault="003B6EA6" w:rsidP="008C2D29">
      <w:pPr>
        <w:pStyle w:val="Ttulo3"/>
      </w:pPr>
      <w:bookmarkStart w:id="97" w:name="_Toc316133521"/>
      <w:r w:rsidRPr="008D2941">
        <w:t>Módulo de espectros</w:t>
      </w:r>
      <w:bookmarkEnd w:id="97"/>
    </w:p>
    <w:p w:rsidR="0080060D" w:rsidRPr="008D2941" w:rsidRDefault="003B6EA6" w:rsidP="00784905">
      <w:r w:rsidRPr="008D2941">
        <w:t>Para manejar todo lo relacionado con espectros de absorción o de emisión se desarrollo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63" type="#_x0000_t75" style="width:70.65pt;height:33.95pt" o:ole="">
            <v:imagedata r:id="rId99" o:title=""/>
          </v:shape>
          <o:OLEObject Type="Embed" ProgID="Equation.DSMT4" ShapeID="_x0000_i1063" DrawAspect="Content" ObjectID="_1390059363" r:id="rId100"/>
        </w:object>
      </w:r>
      <w:r w:rsidRPr="008D2941">
        <w:t xml:space="preserve"> donde </w:t>
      </w:r>
      <w:r w:rsidRPr="008D2941">
        <w:rPr>
          <w:position w:val="-4"/>
        </w:rPr>
        <w:object w:dxaOrig="240" w:dyaOrig="260">
          <v:shape id="_x0000_i1064" type="#_x0000_t75" style="width:12.25pt;height:12.9pt" o:ole="">
            <v:imagedata r:id="rId101" o:title=""/>
          </v:shape>
          <o:OLEObject Type="Embed" ProgID="Equation.DSMT4" ShapeID="_x0000_i1064" DrawAspect="Content" ObjectID="_1390059364" r:id="rId102"/>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5" type="#_x0000_t75" style="width:55.7pt;height:33.95pt" o:ole="">
            <v:imagedata r:id="rId103" o:title=""/>
          </v:shape>
          <o:OLEObject Type="Embed" ProgID="Equation.DSMT4" ShapeID="_x0000_i1065" DrawAspect="Content" ObjectID="_1390059365" r:id="rId104"/>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66" type="#_x0000_t75" style="width:108.7pt;height:34.65pt" o:ole="">
            <v:imagedata r:id="rId105" o:title=""/>
          </v:shape>
          <o:OLEObject Type="Embed" ProgID="Equation.DSMT4" ShapeID="_x0000_i1066" DrawAspect="Content" ObjectID="_1390059366" r:id="rId106"/>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67" type="#_x0000_t75" style="width:141.95pt;height:31.25pt" o:ole="">
            <v:imagedata r:id="rId107" o:title=""/>
          </v:shape>
          <o:OLEObject Type="Embed" ProgID="Equation.DSMT4" ShapeID="_x0000_i1067" DrawAspect="Content" ObjectID="_1390059367" r:id="rId108"/>
        </w:object>
      </w:r>
      <w:r w:rsidRPr="0091532D">
        <w:t xml:space="preserve"> se calcula el valor de longitud de onda que corresponde a esa frecuencia </w:t>
      </w:r>
      <w:r w:rsidRPr="0091532D">
        <w:rPr>
          <w:position w:val="-30"/>
        </w:rPr>
        <w:object w:dxaOrig="740" w:dyaOrig="680">
          <v:shape id="_x0000_i1068" type="#_x0000_t75" style="width:36.7pt;height:33.95pt" o:ole="">
            <v:imagedata r:id="rId109" o:title=""/>
          </v:shape>
          <o:OLEObject Type="Embed" ProgID="Equation.DSMT4" ShapeID="_x0000_i1068" DrawAspect="Content" ObjectID="_1390059368" r:id="rId110"/>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98" w:name="_Toc316133522"/>
      <w:r w:rsidRPr="008D2941">
        <w:t>Módulo de muestra</w:t>
      </w:r>
      <w:bookmarkEnd w:id="98"/>
    </w:p>
    <w:p w:rsidR="0080060D" w:rsidRPr="008D2941" w:rsidRDefault="00E85DFB" w:rsidP="00784905">
      <w:r w:rsidRPr="008D2941">
        <w:t>En este módulo se especifican las características de la muestra que será observada en el sistema, entre los parámetros que pueden ser cargados a la muestra, está la dimensión</w:t>
      </w:r>
      <w:r w:rsidR="00F4090E" w:rsidRPr="008D2941">
        <w:t xml:space="preserve"> en pixeles</w:t>
      </w:r>
      <w:r w:rsidRPr="008D2941">
        <w:t xml:space="preserve"> de la muestra</w:t>
      </w:r>
      <w:r w:rsidR="00F4090E" w:rsidRPr="008D2941">
        <w:t xml:space="preserve"> 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 genera una matriz con información de la altura de cada punto </w:t>
      </w:r>
      <w:r w:rsidR="00844FB1" w:rsidRPr="008D2941">
        <w:rPr>
          <w:position w:val="-14"/>
        </w:rPr>
        <w:object w:dxaOrig="740" w:dyaOrig="400">
          <v:shape id="_x0000_i1069" type="#_x0000_t75" style="width:36.7pt;height:19.7pt" o:ole="">
            <v:imagedata r:id="rId111" o:title=""/>
          </v:shape>
          <o:OLEObject Type="Embed" ProgID="Equation.DSMT4" ShapeID="_x0000_i1069" DrawAspect="Content" ObjectID="_1390059369" r:id="rId112"/>
        </w:object>
      </w:r>
      <w:r w:rsidR="00844FB1" w:rsidRPr="008D2941">
        <w:t xml:space="preserve">. </w:t>
      </w:r>
    </w:p>
    <w:p w:rsidR="0080060D" w:rsidRPr="008D2941" w:rsidRDefault="00844FB1" w:rsidP="00784905">
      <w:r w:rsidRPr="008D2941">
        <w:t xml:space="preserve">De la misma forma como se carga el perfil es posible cargar la información de la visibilidad de la muestra, esta vez la </w:t>
      </w:r>
      <w:r w:rsidR="008D2941" w:rsidRPr="008D2941">
        <w:t>matriz</w:t>
      </w:r>
      <w:r w:rsidRPr="008D2941">
        <w:t xml:space="preserve"> tendrá la información de cuan </w:t>
      </w:r>
      <w:proofErr w:type="spellStart"/>
      <w:r w:rsidRPr="008D2941">
        <w:t>reflectiva</w:t>
      </w:r>
      <w:proofErr w:type="spellEnd"/>
      <w:r w:rsidRPr="008D2941">
        <w:t xml:space="preserve"> es la muestra en cada punto </w:t>
      </w:r>
      <w:r w:rsidR="00F56117" w:rsidRPr="008D2941">
        <w:rPr>
          <w:position w:val="-14"/>
        </w:rPr>
        <w:object w:dxaOrig="780" w:dyaOrig="400">
          <v:shape id="_x0000_i1070" type="#_x0000_t75" style="width:38.7pt;height:19.7pt" o:ole="">
            <v:imagedata r:id="rId113" o:title=""/>
          </v:shape>
          <o:OLEObject Type="Embed" ProgID="Equation.DSMT4" ShapeID="_x0000_i1070" DrawAspect="Content" ObjectID="_1390059370" r:id="rId114"/>
        </w:object>
      </w:r>
    </w:p>
    <w:p w:rsidR="0080060D" w:rsidRPr="008D2941" w:rsidRDefault="00335838" w:rsidP="008C2D29">
      <w:pPr>
        <w:pStyle w:val="Ttulo3"/>
      </w:pPr>
      <w:bookmarkStart w:id="99" w:name="_Toc316133523"/>
      <w:r w:rsidRPr="008D2941">
        <w:lastRenderedPageBreak/>
        <w:t>Modulo de cámara</w:t>
      </w:r>
      <w:bookmarkEnd w:id="99"/>
    </w:p>
    <w:p w:rsidR="0080060D" w:rsidRPr="008D2941" w:rsidRDefault="003B6EA6" w:rsidP="00784905">
      <w:r w:rsidRPr="008D2941">
        <w:t>El módulo de la cámara tiene la capacidad de simular una cámara monocromática o a color, este módulo se encarga de generar los espectros de absorción de los sensores ya sea el monocromático o los sensores R, G y B. Adicionalmente calcula los tiempos de integración y procesamiento de acuerdo a los parámetros que se establezcan.</w:t>
      </w:r>
    </w:p>
    <w:p w:rsidR="002619F2" w:rsidRPr="008D2941" w:rsidRDefault="002619F2" w:rsidP="0091532D">
      <w:pPr>
        <w:ind w:firstLine="0"/>
      </w:pPr>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100" w:name="_Toc316133524"/>
      <w:r w:rsidRPr="008D2941">
        <w:t>Módulo de la fuente de iluminación</w:t>
      </w:r>
      <w:bookmarkEnd w:id="100"/>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101" w:name="_Toc316133525"/>
      <w:r w:rsidRPr="008D2941">
        <w:t>Módulo de ruido</w:t>
      </w:r>
      <w:bookmarkEnd w:id="101"/>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102" w:name="_Toc316133526"/>
      <w:r w:rsidRPr="008D2941">
        <w:t xml:space="preserve">Módulo </w:t>
      </w:r>
      <w:r w:rsidR="005A06B2" w:rsidRPr="008D2941">
        <w:t>de interferometría</w:t>
      </w:r>
      <w:bookmarkEnd w:id="102"/>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7131C9" w:rsidRPr="008D2941">
        <w:instrText>(1.4)</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1" type="#_x0000_t75" style="width:44.15pt;height:20.4pt" o:ole="">
            <v:imagedata r:id="rId115" o:title=""/>
          </v:shape>
          <o:OLEObject Type="Embed" ProgID="Equation.DSMT4" ShapeID="_x0000_i1071" DrawAspect="Content" ObjectID="_1390059371" r:id="rId116"/>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2" type="#_x0000_t75" style="width:204.45pt;height:36pt" o:ole="">
            <v:imagedata r:id="rId117" o:title=""/>
          </v:shape>
          <o:OLEObject Type="Embed" ProgID="Equation.DSMT4" ShapeID="_x0000_i1072" DrawAspect="Content" ObjectID="_1390059372" r:id="rId118"/>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103" w:name="ZEqnNum13371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1</w:instrText>
      </w:r>
      <w:r w:rsidR="0070729D" w:rsidRPr="0091532D">
        <w:rPr>
          <w:lang w:val="es-VE"/>
        </w:rPr>
        <w:fldChar w:fldCharType="end"/>
      </w:r>
      <w:r w:rsidR="0070729D" w:rsidRPr="0091532D">
        <w:rPr>
          <w:lang w:val="es-VE"/>
        </w:rPr>
        <w:instrText>)</w:instrText>
      </w:r>
      <w:bookmarkEnd w:id="103"/>
      <w:r w:rsidR="0070729D" w:rsidRPr="0091532D">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3" type="#_x0000_t75" style="width:12.25pt;height:18.35pt" o:ole="">
            <v:imagedata r:id="rId119" o:title=""/>
          </v:shape>
          <o:OLEObject Type="Embed" ProgID="Equation.DSMT4" ShapeID="_x0000_i1073" DrawAspect="Content" ObjectID="_1390059373" r:id="rId120"/>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4" type="#_x0000_t75" style="width:11.55pt;height:14.25pt" o:ole="">
            <v:imagedata r:id="rId121" o:title=""/>
          </v:shape>
          <o:OLEObject Type="Embed" ProgID="Equation.DSMT4" ShapeID="_x0000_i1074" DrawAspect="Content" ObjectID="_1390059374" r:id="rId122"/>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5" type="#_x0000_t75" style="width:9.5pt;height:11.55pt" o:ole="">
            <v:imagedata r:id="rId123" o:title=""/>
          </v:shape>
          <o:OLEObject Type="Embed" ProgID="Equation.DSMT4" ShapeID="_x0000_i1075" DrawAspect="Content" ObjectID="_1390059375" r:id="rId124"/>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76" type="#_x0000_t75" style="width:11.55pt;height:18.35pt" o:ole="">
            <v:imagedata r:id="rId125" o:title=""/>
          </v:shape>
          <o:OLEObject Type="Embed" ProgID="Equation.DSMT4" ShapeID="_x0000_i1076" DrawAspect="Content" ObjectID="_1390059376" r:id="rId126"/>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77" type="#_x0000_t75" style="width:11.55pt;height:18.35pt" o:ole="">
            <v:imagedata r:id="rId127" o:title=""/>
          </v:shape>
          <o:OLEObject Type="Embed" ProgID="Equation.DSMT4" ShapeID="_x0000_i1077" DrawAspect="Content" ObjectID="_1390059377" r:id="rId128"/>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78" type="#_x0000_t75" style="width:86.95pt;height:36pt" o:ole="">
            <v:imagedata r:id="rId129" o:title=""/>
          </v:shape>
          <o:OLEObject Type="Embed" ProgID="Equation.DSMT4" ShapeID="_x0000_i1078" DrawAspect="Content" ObjectID="_1390059378" r:id="rId130"/>
        </w:object>
      </w:r>
    </w:p>
    <w:p w:rsidR="0080060D" w:rsidRPr="0091532D" w:rsidRDefault="007F4D6A" w:rsidP="00784905">
      <w:r w:rsidRPr="0091532D">
        <w:t xml:space="preserve">Donde </w:t>
      </w:r>
      <w:r w:rsidRPr="0091532D">
        <w:rPr>
          <w:position w:val="-12"/>
        </w:rPr>
        <w:object w:dxaOrig="1219" w:dyaOrig="360">
          <v:shape id="_x0000_i1079" type="#_x0000_t75" style="width:61.15pt;height:18.35pt" o:ole="">
            <v:imagedata r:id="rId131" o:title=""/>
          </v:shape>
          <o:OLEObject Type="Embed" ProgID="Equation.DSMT4" ShapeID="_x0000_i1079" DrawAspect="Content" ObjectID="_1390059379" r:id="rId132"/>
        </w:object>
      </w:r>
      <w:r w:rsidRPr="0091532D">
        <w:t xml:space="preserve"> es el coeficiente de transmisión del divisor de haz y </w:t>
      </w:r>
      <w:r w:rsidRPr="0091532D">
        <w:rPr>
          <w:position w:val="-12"/>
        </w:rPr>
        <w:object w:dxaOrig="400" w:dyaOrig="360">
          <v:shape id="_x0000_i1080" type="#_x0000_t75" style="width:19.7pt;height:18.35pt" o:ole="">
            <v:imagedata r:id="rId133" o:title=""/>
          </v:shape>
          <o:OLEObject Type="Embed" ProgID="Equation.DSMT4" ShapeID="_x0000_i1080" DrawAspect="Content" ObjectID="_1390059380" r:id="rId134"/>
        </w:object>
      </w:r>
      <w:r w:rsidRPr="0091532D">
        <w:t xml:space="preserve"> el coeficiente de reflexión; </w:t>
      </w:r>
      <w:r w:rsidRPr="0091532D">
        <w:rPr>
          <w:position w:val="-12"/>
        </w:rPr>
        <w:object w:dxaOrig="300" w:dyaOrig="360">
          <v:shape id="_x0000_i1081" type="#_x0000_t75" style="width:14.95pt;height:18.35pt" o:ole="">
            <v:imagedata r:id="rId135" o:title=""/>
          </v:shape>
          <o:OLEObject Type="Embed" ProgID="Equation.DSMT4" ShapeID="_x0000_i1081" DrawAspect="Content" ObjectID="_1390059381" r:id="rId136"/>
        </w:object>
      </w:r>
      <w:r w:rsidRPr="0091532D">
        <w:t xml:space="preserve"> es la </w:t>
      </w:r>
      <w:proofErr w:type="spellStart"/>
      <w:r w:rsidRPr="0091532D">
        <w:t>reflectividad</w:t>
      </w:r>
      <w:proofErr w:type="spellEnd"/>
      <w:r w:rsidRPr="0091532D">
        <w:t xml:space="preserve"> de la muestra mientras que </w:t>
      </w:r>
      <w:r w:rsidRPr="0091532D">
        <w:rPr>
          <w:position w:val="-12"/>
        </w:rPr>
        <w:object w:dxaOrig="460" w:dyaOrig="360">
          <v:shape id="_x0000_i1082" type="#_x0000_t75" style="width:23.1pt;height:18.35pt" o:ole="">
            <v:imagedata r:id="rId137" o:title=""/>
          </v:shape>
          <o:OLEObject Type="Embed" ProgID="Equation.DSMT4" ShapeID="_x0000_i1082" DrawAspect="Content" ObjectID="_1390059382" r:id="rId138"/>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lastRenderedPageBreak/>
        <w:tab/>
      </w:r>
      <w:r w:rsidRPr="0091532D">
        <w:rPr>
          <w:position w:val="-32"/>
          <w:lang w:val="es-VE"/>
        </w:rPr>
        <w:object w:dxaOrig="2880" w:dyaOrig="760">
          <v:shape id="_x0000_i1083" type="#_x0000_t75" style="width:2in;height:38.05pt" o:ole="">
            <v:imagedata r:id="rId139" o:title=""/>
          </v:shape>
          <o:OLEObject Type="Embed" ProgID="Equation.DSMT4" ShapeID="_x0000_i1083" DrawAspect="Content" ObjectID="_1390059383" r:id="rId140"/>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7131C9" w:rsidRPr="008D2941">
        <w:instrText>(2.1)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4" type="#_x0000_t75" style="width:270.35pt;height:36pt" o:ole="">
            <v:imagedata r:id="rId141" o:title=""/>
          </v:shape>
          <o:OLEObject Type="Embed" ProgID="Equation.DSMT4" ShapeID="_x0000_i1084" DrawAspect="Content" ObjectID="_1390059384" r:id="rId142"/>
        </w:object>
      </w:r>
    </w:p>
    <w:p w:rsidR="0080060D" w:rsidRPr="0091532D" w:rsidRDefault="00F41663" w:rsidP="00784905">
      <w:r w:rsidRPr="0091532D">
        <w:t xml:space="preserve">Donde </w:t>
      </w:r>
      <w:r w:rsidRPr="0091532D">
        <w:rPr>
          <w:position w:val="-14"/>
        </w:rPr>
        <w:object w:dxaOrig="600" w:dyaOrig="400">
          <v:shape id="_x0000_i1085" type="#_x0000_t75" style="width:29.9pt;height:20.4pt" o:ole="">
            <v:imagedata r:id="rId143" o:title=""/>
          </v:shape>
          <o:OLEObject Type="Embed" ProgID="Equation.DSMT4" ShapeID="_x0000_i1085" DrawAspect="Content" ObjectID="_1390059385" r:id="rId144"/>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86" type="#_x0000_t75" style="width:47.55pt;height:14.25pt" o:ole="">
            <v:imagedata r:id="rId145" o:title=""/>
          </v:shape>
          <o:OLEObject Type="Embed" ProgID="Equation.DSMT4" ShapeID="_x0000_i1086" DrawAspect="Content" ObjectID="_1390059386" r:id="rId146"/>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87" type="#_x0000_t75" style="width:27.85pt;height:20.4pt" o:ole="">
            <v:imagedata r:id="rId147" o:title=""/>
          </v:shape>
          <o:OLEObject Type="Embed" ProgID="Equation.DSMT4" ShapeID="_x0000_i1087" DrawAspect="Content" ObjectID="_1390059387" r:id="rId148"/>
        </w:object>
      </w:r>
      <w:r w:rsidRPr="0091532D">
        <w:t xml:space="preserve"> el espectro de absorción de potencia del detector. Asumiendo que </w:t>
      </w:r>
      <w:r w:rsidRPr="0091532D">
        <w:rPr>
          <w:position w:val="-12"/>
        </w:rPr>
        <w:object w:dxaOrig="220" w:dyaOrig="360">
          <v:shape id="_x0000_i1088" type="#_x0000_t75" style="width:11.55pt;height:18.35pt" o:ole="">
            <v:imagedata r:id="rId149" o:title=""/>
          </v:shape>
          <o:OLEObject Type="Embed" ProgID="Equation.DSMT4" ShapeID="_x0000_i1088" DrawAspect="Content" ObjectID="_1390059388" r:id="rId150"/>
        </w:object>
      </w:r>
      <w:r w:rsidRPr="0091532D">
        <w:t xml:space="preserve"> y </w:t>
      </w:r>
      <w:r w:rsidRPr="0091532D">
        <w:rPr>
          <w:position w:val="-12"/>
        </w:rPr>
        <w:object w:dxaOrig="220" w:dyaOrig="360">
          <v:shape id="_x0000_i1089" type="#_x0000_t75" style="width:11.55pt;height:18.35pt" o:ole="">
            <v:imagedata r:id="rId151" o:title=""/>
          </v:shape>
          <o:OLEObject Type="Embed" ProgID="Equation.DSMT4" ShapeID="_x0000_i1089" DrawAspect="Content" ObjectID="_1390059389" r:id="rId152"/>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0" type="#_x0000_t75" style="width:338.25pt;height:74.05pt" o:ole="">
            <v:imagedata r:id="rId153" o:title=""/>
          </v:shape>
          <o:OLEObject Type="Embed" ProgID="Equation.DSMT4" ShapeID="_x0000_i1090" DrawAspect="Content" ObjectID="_1390059390" r:id="rId154"/>
        </w:object>
      </w:r>
    </w:p>
    <w:p w:rsidR="00F41663" w:rsidRPr="0091532D" w:rsidRDefault="000A2010" w:rsidP="00F41663">
      <w:r w:rsidRPr="0091532D">
        <w:t xml:space="preserve">Donde </w:t>
      </w:r>
      <w:r w:rsidRPr="0091532D">
        <w:rPr>
          <w:position w:val="-12"/>
        </w:rPr>
        <w:object w:dxaOrig="360" w:dyaOrig="360">
          <v:shape id="_x0000_i1091" type="#_x0000_t75" style="width:18.35pt;height:18.35pt" o:ole="">
            <v:imagedata r:id="rId155" o:title=""/>
          </v:shape>
          <o:OLEObject Type="Embed" ProgID="Equation.DSMT4" ShapeID="_x0000_i1091" DrawAspect="Content" ObjectID="_1390059391" r:id="rId156"/>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2" type="#_x0000_t75" style="width:9.5pt;height:14.25pt" o:ole="">
            <v:imagedata r:id="rId157" o:title=""/>
          </v:shape>
          <o:OLEObject Type="Embed" ProgID="Equation.DSMT4" ShapeID="_x0000_i1092" DrawAspect="Content" ObjectID="_1390059392" r:id="rId158"/>
        </w:object>
      </w:r>
      <w:r w:rsidRPr="0091532D">
        <w:t xml:space="preserve"> hasta </w:t>
      </w:r>
      <w:r w:rsidRPr="0091532D">
        <w:rPr>
          <w:position w:val="-4"/>
        </w:rPr>
        <w:object w:dxaOrig="240" w:dyaOrig="200">
          <v:shape id="_x0000_i1093" type="#_x0000_t75" style="width:12.25pt;height:9.5pt" o:ole="">
            <v:imagedata r:id="rId159" o:title=""/>
          </v:shape>
          <o:OLEObject Type="Embed" ProgID="Equation.DSMT4" ShapeID="_x0000_i1093" DrawAspect="Content" ObjectID="_1390059393" r:id="rId160"/>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4" type="#_x0000_t75" style="width:264.9pt;height:36.7pt" o:ole="">
            <v:imagedata r:id="rId161" o:title=""/>
          </v:shape>
          <o:OLEObject Type="Embed" ProgID="Equation.DSMT4" ShapeID="_x0000_i1094" DrawAspect="Content" ObjectID="_1390059394" r:id="rId162"/>
        </w:object>
      </w:r>
    </w:p>
    <w:p w:rsidR="00B14D83" w:rsidRPr="0091532D" w:rsidRDefault="00B14D83">
      <w:r w:rsidRPr="0091532D">
        <w:t xml:space="preserve">Si se piensa que </w:t>
      </w:r>
      <w:r w:rsidR="005A06B2" w:rsidRPr="0091532D">
        <w:rPr>
          <w:position w:val="-24"/>
        </w:rPr>
        <w:object w:dxaOrig="360" w:dyaOrig="620">
          <v:shape id="_x0000_i1095" type="#_x0000_t75" style="width:18.35pt;height:30.55pt" o:ole="">
            <v:imagedata r:id="rId163" o:title=""/>
          </v:shape>
          <o:OLEObject Type="Embed" ProgID="Equation.DSMT4" ShapeID="_x0000_i1095" DrawAspect="Content" ObjectID="_1390059395" r:id="rId164"/>
        </w:object>
      </w:r>
      <w:r w:rsidR="001F6E0E" w:rsidRPr="0091532D">
        <w:t xml:space="preserve"> como el tiempo </w:t>
      </w:r>
      <w:r w:rsidR="001F6E0E" w:rsidRPr="0091532D">
        <w:rPr>
          <w:position w:val="-6"/>
        </w:rPr>
        <w:object w:dxaOrig="139" w:dyaOrig="240">
          <v:shape id="_x0000_i1096" type="#_x0000_t75" style="width:6.8pt;height:12.25pt" o:ole="">
            <v:imagedata r:id="rId165" o:title=""/>
          </v:shape>
          <o:OLEObject Type="Embed" ProgID="Equation.DSMT4" ShapeID="_x0000_i1096" DrawAspect="Content" ObjectID="_1390059396" r:id="rId166"/>
        </w:object>
      </w:r>
      <w:r w:rsidR="001F6E0E" w:rsidRPr="0091532D">
        <w:t xml:space="preserve"> en que la luz atraviesa </w:t>
      </w:r>
      <w:r w:rsidRPr="0091532D">
        <w:t xml:space="preserve">una distancia </w:t>
      </w:r>
      <w:r w:rsidR="00293FF6" w:rsidRPr="0091532D">
        <w:rPr>
          <w:position w:val="-4"/>
        </w:rPr>
        <w:object w:dxaOrig="320" w:dyaOrig="260">
          <v:shape id="_x0000_i1097" type="#_x0000_t75" style="width:16.3pt;height:13.6pt" o:ole="">
            <v:imagedata r:id="rId167" o:title=""/>
          </v:shape>
          <o:OLEObject Type="Embed" ProgID="Equation.DSMT4" ShapeID="_x0000_i1097" DrawAspect="Content" ObjectID="_1390059397" r:id="rId168"/>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098" type="#_x0000_t75" style="width:247.9pt;height:23.75pt" o:ole="">
            <v:imagedata r:id="rId169" o:title=""/>
          </v:shape>
          <o:OLEObject Type="Embed" ProgID="Equation.DSMT4" ShapeID="_x0000_i1098" DrawAspect="Content" ObjectID="_1390059398" r:id="rId170"/>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1F6E0E" w:rsidRPr="0091532D" w:rsidRDefault="001F6E0E" w:rsidP="001F6E0E">
      <w:r w:rsidRPr="0091532D">
        <w:lastRenderedPageBreak/>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099" type="#_x0000_t75" style="width:185.45pt;height:131.75pt" o:ole="">
            <v:imagedata r:id="rId171" o:title=""/>
          </v:shape>
          <o:OLEObject Type="Embed" ProgID="Equation.DSMT4" ShapeID="_x0000_i1099" DrawAspect="Content" ObjectID="_1390059399" r:id="rId172"/>
        </w:object>
      </w:r>
    </w:p>
    <w:p w:rsidR="0080060D" w:rsidRPr="008D2941" w:rsidRDefault="00F13BF2" w:rsidP="00784905">
      <w:r w:rsidRPr="0091532D">
        <w:t xml:space="preserve">La transformada inversa de Fourier de una función en frecuencia multiplicada por otra está definida como la </w:t>
      </w:r>
      <w:proofErr w:type="spellStart"/>
      <w:r w:rsidRPr="0091532D">
        <w:t>convolución</w:t>
      </w:r>
      <w:proofErr w:type="spellEnd"/>
      <w:r w:rsidRPr="0091532D">
        <w:t xml:space="preserve"> de ambas funciones en el espacio de tiempo. Y si una función es el conjugado de la otra, entonces la </w:t>
      </w:r>
      <w:proofErr w:type="spellStart"/>
      <w:r w:rsidRPr="0091532D">
        <w:t>convolución</w:t>
      </w:r>
      <w:proofErr w:type="spellEnd"/>
      <w:r w:rsidRPr="0091532D">
        <w:t xml:space="preserve"> está definida como la </w:t>
      </w:r>
      <w:proofErr w:type="spellStart"/>
      <w:r w:rsidRPr="0091532D">
        <w:t>autocorrelación</w:t>
      </w:r>
      <w:proofErr w:type="spellEnd"/>
      <w:r w:rsidRPr="0091532D">
        <w:t xml:space="preserve">. En base a esto la información de la interferencia está contenida en el patrón de </w:t>
      </w:r>
      <w:proofErr w:type="spellStart"/>
      <w:r w:rsidRPr="0091532D">
        <w:t>autocorrelación</w:t>
      </w:r>
      <w:proofErr w:type="spellEnd"/>
      <w:r w:rsidRPr="0091532D">
        <w:t xml:space="preserve">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0" type="#_x0000_t75" style="width:203.1pt;height:36pt" o:ole="">
            <v:imagedata r:id="rId173" o:title=""/>
          </v:shape>
          <o:OLEObject Type="Embed" ProgID="Equation.DSMT4" ShapeID="_x0000_i1100" DrawAspect="Content" ObjectID="_1390059400" r:id="rId174"/>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1" type="#_x0000_t75" style="width:200.4pt;height:36pt" o:ole="">
            <v:imagedata r:id="rId175" o:title=""/>
          </v:shape>
          <o:OLEObject Type="Embed" ProgID="Equation.DSMT4" ShapeID="_x0000_i1101" DrawAspect="Content" ObjectID="_1390059401" r:id="rId17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bookmarkStart w:id="104" w:name="ZEqnNum261601"/>
      <w:r w:rsidR="0070729D" w:rsidRPr="0091532D">
        <w:rPr>
          <w:lang w:val="es-VE"/>
        </w:rPr>
        <w:instrText>(</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3</w:instrText>
      </w:r>
      <w:r w:rsidR="0070729D" w:rsidRPr="0091532D">
        <w:rPr>
          <w:lang w:val="es-VE"/>
        </w:rPr>
        <w:fldChar w:fldCharType="end"/>
      </w:r>
      <w:r w:rsidR="0070729D" w:rsidRPr="0091532D">
        <w:rPr>
          <w:lang w:val="es-VE"/>
        </w:rPr>
        <w:instrText>)</w:instrText>
      </w:r>
      <w:bookmarkEnd w:id="104"/>
      <w:r w:rsidR="0070729D" w:rsidRPr="0091532D">
        <w:rPr>
          <w:lang w:val="es-VE"/>
        </w:rPr>
        <w:fldChar w:fldCharType="end"/>
      </w:r>
    </w:p>
    <w:p w:rsidR="0080060D" w:rsidRPr="008D2941" w:rsidRDefault="00B04F7C" w:rsidP="00784905">
      <w:r w:rsidRPr="0091532D">
        <w:t xml:space="preserve">Con esta ecuación solo hace falta calcular la </w:t>
      </w:r>
      <w:proofErr w:type="spellStart"/>
      <w:r w:rsidRPr="0091532D">
        <w:t>autocorrelación</w:t>
      </w:r>
      <w:proofErr w:type="spellEnd"/>
      <w:r w:rsidRPr="0091532D">
        <w:t xml:space="preserve">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proofErr w:type="spellStart"/>
      <w:r w:rsidR="009F47EA" w:rsidRPr="0091532D">
        <w:t>autocorrelación</w:t>
      </w:r>
      <w:proofErr w:type="spellEnd"/>
      <w:r w:rsidRPr="0091532D">
        <w:t xml:space="preserve"> para cada sensor y luego con la información del perfil </w:t>
      </w:r>
      <w:r w:rsidRPr="0091532D">
        <w:rPr>
          <w:position w:val="-14"/>
        </w:rPr>
        <w:object w:dxaOrig="760" w:dyaOrig="400">
          <v:shape id="_x0000_i1102" type="#_x0000_t75" style="width:38.05pt;height:20.4pt" o:ole="">
            <v:imagedata r:id="rId177" o:title=""/>
          </v:shape>
          <o:OLEObject Type="Embed" ProgID="Equation.DSMT4" ShapeID="_x0000_i1102" DrawAspect="Content" ObjectID="_1390059402" r:id="rId178"/>
        </w:object>
      </w:r>
      <w:r w:rsidRPr="0091532D">
        <w:t xml:space="preserve"> obtiene la diferencia de camino óptico </w:t>
      </w:r>
      <w:r w:rsidRPr="0091532D">
        <w:rPr>
          <w:position w:val="-14"/>
        </w:rPr>
        <w:object w:dxaOrig="880" w:dyaOrig="400">
          <v:shape id="_x0000_i1103" type="#_x0000_t75" style="width:44.15pt;height:20.4pt" o:ole="">
            <v:imagedata r:id="rId179" o:title=""/>
          </v:shape>
          <o:OLEObject Type="Embed" ProgID="Equation.DSMT4" ShapeID="_x0000_i1103" DrawAspect="Content" ObjectID="_1390059403" r:id="rId180"/>
        </w:object>
      </w:r>
      <w:r w:rsidR="00674B5A" w:rsidRPr="0091532D">
        <w:t xml:space="preserve"> y </w:t>
      </w:r>
      <w:r w:rsidR="008D2941" w:rsidRPr="008D2941">
        <w:t>evalúa</w:t>
      </w:r>
      <w:r w:rsidR="00674B5A" w:rsidRPr="0091532D">
        <w:t xml:space="preserve"> la </w:t>
      </w:r>
      <w:proofErr w:type="spellStart"/>
      <w:r w:rsidR="00674B5A" w:rsidRPr="0091532D">
        <w:t>autocorrelación</w:t>
      </w:r>
      <w:proofErr w:type="spellEnd"/>
      <w:r w:rsidR="00674B5A" w:rsidRPr="0091532D">
        <w:t xml:space="preserve"> </w:t>
      </w:r>
      <w:r w:rsidR="00674B5A" w:rsidRPr="0091532D">
        <w:rPr>
          <w:position w:val="-28"/>
        </w:rPr>
        <w:object w:dxaOrig="960" w:dyaOrig="680">
          <v:shape id="_x0000_i1104" type="#_x0000_t75" style="width:48.25pt;height:33.95pt" o:ole="">
            <v:imagedata r:id="rId181" o:title=""/>
          </v:shape>
          <o:OLEObject Type="Embed" ProgID="Equation.DSMT4" ShapeID="_x0000_i1104" DrawAspect="Content" ObjectID="_1390059404" r:id="rId182"/>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5" type="#_x0000_t75" style="width:29.9pt;height:20.4pt" o:ole="">
            <v:imagedata r:id="rId183" o:title=""/>
          </v:shape>
          <o:OLEObject Type="Embed" ProgID="Equation.DSMT4" ShapeID="_x0000_i1105" DrawAspect="Content" ObjectID="_1390059405" r:id="rId184"/>
        </w:object>
      </w:r>
      <w:r w:rsidR="00674B5A" w:rsidRPr="0091532D">
        <w:t xml:space="preserve"> calcula un estimado de </w:t>
      </w:r>
      <w:r w:rsidR="00674B5A" w:rsidRPr="0091532D">
        <w:rPr>
          <w:position w:val="-12"/>
        </w:rPr>
        <w:object w:dxaOrig="220" w:dyaOrig="360">
          <v:shape id="_x0000_i1106" type="#_x0000_t75" style="width:11.55pt;height:18.35pt" o:ole="">
            <v:imagedata r:id="rId185" o:title=""/>
          </v:shape>
          <o:OLEObject Type="Embed" ProgID="Equation.DSMT4" ShapeID="_x0000_i1106" DrawAspect="Content" ObjectID="_1390059406" r:id="rId186"/>
        </w:object>
      </w:r>
      <w:r w:rsidR="00674B5A" w:rsidRPr="0091532D">
        <w:t xml:space="preserve"> y finalmente obtiene la intensidad </w:t>
      </w:r>
      <w:r w:rsidR="00674B5A" w:rsidRPr="0091532D">
        <w:rPr>
          <w:position w:val="-14"/>
        </w:rPr>
        <w:object w:dxaOrig="900" w:dyaOrig="400">
          <v:shape id="_x0000_i1107" type="#_x0000_t75" style="width:44.85pt;height:20.4pt" o:ole="">
            <v:imagedata r:id="rId187" o:title=""/>
          </v:shape>
          <o:OLEObject Type="Embed" ProgID="Equation.DSMT4" ShapeID="_x0000_i1107" DrawAspect="Content" ObjectID="_1390059407" r:id="rId188"/>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08" type="#_x0000_t75" style="width:36.7pt;height:19.7pt" o:ole="">
            <v:imagedata r:id="rId189" o:title=""/>
          </v:shape>
          <o:OLEObject Type="Embed" ProgID="Equation.DSMT4" ShapeID="_x0000_i1108" DrawAspect="Content" ObjectID="_1390059408" r:id="rId190"/>
        </w:object>
      </w:r>
      <w:r w:rsidR="00C05190" w:rsidRPr="008D2941">
        <w:t xml:space="preserve"> no cambia con el tiempo, la diferencia del camino óptico </w:t>
      </w:r>
      <w:r w:rsidR="00C05190" w:rsidRPr="008D2941">
        <w:rPr>
          <w:position w:val="-14"/>
        </w:rPr>
        <w:object w:dxaOrig="880" w:dyaOrig="400">
          <v:shape id="_x0000_i1109" type="#_x0000_t75" style="width:44.15pt;height:19.7pt" o:ole="">
            <v:imagedata r:id="rId191" o:title=""/>
          </v:shape>
          <o:OLEObject Type="Embed" ProgID="Equation.DSMT4" ShapeID="_x0000_i1109" DrawAspect="Content" ObjectID="_1390059409" r:id="rId192"/>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0" type="#_x0000_t75" style="width:165.75pt;height:21.75pt" o:ole="">
            <v:imagedata r:id="rId193" o:title=""/>
          </v:shape>
          <o:OLEObject Type="Embed" ProgID="Equation.DSMT4" ShapeID="_x0000_i1110" DrawAspect="Content" ObjectID="_1390059410" r:id="rId194"/>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4</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8D2941" w:rsidRDefault="00C05190" w:rsidP="00784905">
      <w:r w:rsidRPr="0091532D">
        <w:t xml:space="preserve">Donde </w:t>
      </w:r>
      <w:r w:rsidRPr="0091532D">
        <w:rPr>
          <w:position w:val="-6"/>
        </w:rPr>
        <w:object w:dxaOrig="240" w:dyaOrig="220">
          <v:shape id="_x0000_i1111" type="#_x0000_t75" style="width:12.25pt;height:10.85pt" o:ole="">
            <v:imagedata r:id="rId195" o:title=""/>
          </v:shape>
          <o:OLEObject Type="Embed" ProgID="Equation.DSMT4" ShapeID="_x0000_i1111" DrawAspect="Content" ObjectID="_1390059411" r:id="rId196"/>
        </w:object>
      </w:r>
      <w:r w:rsidRPr="0091532D">
        <w:t xml:space="preserve"> es una distancia arbitraria que se puede introducir al camino óptico, este </w:t>
      </w:r>
      <w:r w:rsidRPr="0091532D">
        <w:rPr>
          <w:position w:val="-6"/>
        </w:rPr>
        <w:object w:dxaOrig="240" w:dyaOrig="220">
          <v:shape id="_x0000_i1112" type="#_x0000_t75" style="width:12.25pt;height:10.85pt" o:ole="">
            <v:imagedata r:id="rId197" o:title=""/>
          </v:shape>
          <o:OLEObject Type="Embed" ProgID="Equation.DSMT4" ShapeID="_x0000_i1112" DrawAspect="Content" ObjectID="_1390059412" r:id="rId198"/>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3" type="#_x0000_t75" style="width:25.15pt;height:19.7pt" o:ole="">
            <v:imagedata r:id="rId199" o:title=""/>
          </v:shape>
          <o:OLEObject Type="Embed" ProgID="Equation.DSMT4" ShapeID="_x0000_i1113" DrawAspect="Content" ObjectID="_1390059413" r:id="rId200"/>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4" type="#_x0000_t75" style="width:14.25pt;height:14.25pt" o:ole="">
            <v:imagedata r:id="rId201" o:title=""/>
          </v:shape>
          <o:OLEObject Type="Embed" ProgID="Equation.DSMT4" ShapeID="_x0000_i1114" DrawAspect="Content" ObjectID="_1390059414" r:id="rId202"/>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w:t>
      </w:r>
      <w:proofErr w:type="spellStart"/>
      <w:r w:rsidRPr="0091532D">
        <w:t>autocorrelación</w:t>
      </w:r>
      <w:proofErr w:type="spellEnd"/>
      <w:r w:rsidRPr="0091532D">
        <w:t>.</w:t>
      </w:r>
    </w:p>
    <w:p w:rsidR="007B0CA8" w:rsidRPr="0091532D" w:rsidRDefault="007B0CA8" w:rsidP="007B0CA8">
      <w:r w:rsidRPr="0091532D">
        <w:t xml:space="preserve">El término de </w:t>
      </w:r>
      <w:proofErr w:type="spellStart"/>
      <w:r w:rsidRPr="0091532D">
        <w:t>autocorrelación</w:t>
      </w:r>
      <w:proofErr w:type="spellEnd"/>
      <w:r w:rsidRPr="0091532D">
        <w:t xml:space="preserve">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w:t>
      </w:r>
      <w:proofErr w:type="spellStart"/>
      <w:r w:rsidRPr="0091532D">
        <w:t>autocorrelación</w:t>
      </w:r>
      <w:proofErr w:type="spellEnd"/>
      <w:r w:rsidRPr="0091532D">
        <w:t xml:space="preserve">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5" type="#_x0000_t75" style="width:143.3pt;height:33.95pt" o:ole="">
            <v:imagedata r:id="rId203" o:title=""/>
          </v:shape>
          <o:OLEObject Type="Embed" ProgID="Equation.DSMT4" ShapeID="_x0000_i1115" DrawAspect="Content" ObjectID="_1390059415" r:id="rId204"/>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16" type="#_x0000_t75" style="width:152.15pt;height:40.1pt" o:ole="">
            <v:imagedata r:id="rId205" o:title=""/>
          </v:shape>
          <o:OLEObject Type="Embed" ProgID="Equation.DSMT4" ShapeID="_x0000_i1116" DrawAspect="Content" ObjectID="_1390059416" r:id="rId206"/>
        </w:object>
      </w:r>
      <w:r w:rsidRPr="0091532D">
        <w:rPr>
          <w:lang w:val="es-VE"/>
        </w:rPr>
        <w:tab/>
      </w:r>
      <w:r w:rsidR="0070729D" w:rsidRPr="0091532D">
        <w:rPr>
          <w:lang w:val="es-VE"/>
        </w:rPr>
        <w:fldChar w:fldCharType="begin"/>
      </w:r>
      <w:r w:rsidR="0070729D" w:rsidRPr="0091532D">
        <w:rPr>
          <w:lang w:val="es-VE"/>
        </w:rPr>
        <w:instrText xml:space="preserve"> MACROBUTTON MTPlaceRef \* MERGEFORMAT (</w:instrText>
      </w:r>
      <w:r w:rsidR="0070729D" w:rsidRPr="0091532D">
        <w:rPr>
          <w:lang w:val="es-VE"/>
        </w:rPr>
        <w:fldChar w:fldCharType="begin"/>
      </w:r>
      <w:r w:rsidR="0070729D" w:rsidRPr="0091532D">
        <w:rPr>
          <w:lang w:val="es-VE"/>
        </w:rPr>
        <w:instrText xml:space="preserve"> SEQ MTChap \c \* Arabic \* MERGEFORMAT </w:instrText>
      </w:r>
      <w:r w:rsidR="0070729D" w:rsidRPr="0091532D">
        <w:rPr>
          <w:lang w:val="es-VE"/>
        </w:rPr>
        <w:fldChar w:fldCharType="separate"/>
      </w:r>
      <w:r w:rsidR="007131C9" w:rsidRPr="0091532D">
        <w:rPr>
          <w:lang w:val="es-VE"/>
        </w:rPr>
        <w:instrText>2</w:instrText>
      </w:r>
      <w:r w:rsidR="0070729D" w:rsidRPr="0091532D">
        <w:rPr>
          <w:lang w:val="es-VE"/>
        </w:rPr>
        <w:fldChar w:fldCharType="end"/>
      </w:r>
      <w:r w:rsidR="0070729D" w:rsidRPr="0091532D">
        <w:rPr>
          <w:lang w:val="es-VE"/>
        </w:rPr>
        <w:instrText>.</w:instrText>
      </w:r>
      <w:r w:rsidR="0070729D" w:rsidRPr="0091532D">
        <w:rPr>
          <w:lang w:val="es-VE"/>
        </w:rPr>
        <w:fldChar w:fldCharType="begin"/>
      </w:r>
      <w:r w:rsidR="0070729D" w:rsidRPr="0091532D">
        <w:rPr>
          <w:lang w:val="es-VE"/>
        </w:rPr>
        <w:instrText xml:space="preserve"> SEQ MTEqn \c \* Arabic \* MERGEFORMAT </w:instrText>
      </w:r>
      <w:r w:rsidR="0070729D" w:rsidRPr="0091532D">
        <w:rPr>
          <w:lang w:val="es-VE"/>
        </w:rPr>
        <w:fldChar w:fldCharType="separate"/>
      </w:r>
      <w:r w:rsidR="007131C9" w:rsidRPr="0091532D">
        <w:rPr>
          <w:lang w:val="es-VE"/>
        </w:rPr>
        <w:instrText>5</w:instrText>
      </w:r>
      <w:r w:rsidR="0070729D" w:rsidRPr="0091532D">
        <w:rPr>
          <w:lang w:val="es-VE"/>
        </w:rPr>
        <w:fldChar w:fldCharType="end"/>
      </w:r>
      <w:r w:rsidR="0070729D" w:rsidRPr="0091532D">
        <w:rPr>
          <w:lang w:val="es-VE"/>
        </w:rPr>
        <w:instrText>)</w:instrText>
      </w:r>
      <w:r w:rsidR="0070729D" w:rsidRPr="0091532D">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17" type="#_x0000_t75" style="width:57.75pt;height:16.3pt" o:ole="">
            <v:imagedata r:id="rId207" o:title=""/>
          </v:shape>
          <o:OLEObject Type="Embed" ProgID="Equation.DSMT4" ShapeID="_x0000_i1117" DrawAspect="Content" ObjectID="_1390059417" r:id="rId208"/>
        </w:object>
      </w:r>
      <w:r w:rsidRPr="0091532D">
        <w:t xml:space="preserve"> es el número de la imagen obtenida por la cámara; y </w:t>
      </w:r>
      <w:r w:rsidRPr="0091532D">
        <w:rPr>
          <w:position w:val="-12"/>
        </w:rPr>
        <w:object w:dxaOrig="180" w:dyaOrig="360">
          <v:shape id="_x0000_i1118" type="#_x0000_t75" style="width:8.85pt;height:18.35pt" o:ole="">
            <v:imagedata r:id="rId209" o:title=""/>
          </v:shape>
          <o:OLEObject Type="Embed" ProgID="Equation.DSMT4" ShapeID="_x0000_i1118" DrawAspect="Content" ObjectID="_1390059418" r:id="rId210"/>
        </w:object>
      </w:r>
      <w:r w:rsidRPr="0091532D">
        <w:t xml:space="preserve"> es el tiempo de integración o tiempo de exposición de la cámara.</w:t>
      </w:r>
    </w:p>
    <w:p w:rsidR="00AB1EE0" w:rsidRPr="0091532D" w:rsidRDefault="00AB1EE0" w:rsidP="003C7010">
      <w:r w:rsidRPr="0091532D">
        <w:t xml:space="preserve">El arreglo donde se aloja la </w:t>
      </w:r>
      <w:proofErr w:type="spellStart"/>
      <w:r w:rsidRPr="0091532D">
        <w:t>autocorrelación</w:t>
      </w:r>
      <w:proofErr w:type="spellEnd"/>
      <w:r w:rsidRPr="0091532D">
        <w:t xml:space="preserve"> es un arreglo unidimensional de tamaño </w:t>
      </w:r>
      <w:r w:rsidRPr="0091532D">
        <w:rPr>
          <w:position w:val="-4"/>
        </w:rPr>
        <w:object w:dxaOrig="220" w:dyaOrig="260">
          <v:shape id="_x0000_i1119" type="#_x0000_t75" style="width:10.85pt;height:12.9pt" o:ole="">
            <v:imagedata r:id="rId211" o:title=""/>
          </v:shape>
          <o:OLEObject Type="Embed" ProgID="Equation.DSMT4" ShapeID="_x0000_i1119" DrawAspect="Content" ObjectID="_1390059419" r:id="rId212"/>
        </w:object>
      </w:r>
      <w:r w:rsidRPr="0091532D">
        <w:t xml:space="preserve">. Las imágenes producidas por la cámara tendrán un ancho </w:t>
      </w:r>
      <w:r w:rsidRPr="0091532D">
        <w:rPr>
          <w:position w:val="-6"/>
        </w:rPr>
        <w:object w:dxaOrig="279" w:dyaOrig="279">
          <v:shape id="_x0000_i1120" type="#_x0000_t75" style="width:14.25pt;height:14.25pt" o:ole="">
            <v:imagedata r:id="rId213" o:title=""/>
          </v:shape>
          <o:OLEObject Type="Embed" ProgID="Equation.DSMT4" ShapeID="_x0000_i1120" DrawAspect="Content" ObjectID="_1390059420" r:id="rId214"/>
        </w:object>
      </w:r>
      <w:r w:rsidRPr="0091532D">
        <w:t xml:space="preserve"> y un alto </w:t>
      </w:r>
      <w:r w:rsidRPr="0091532D">
        <w:rPr>
          <w:position w:val="-4"/>
        </w:rPr>
        <w:object w:dxaOrig="279" w:dyaOrig="260">
          <v:shape id="_x0000_i1121" type="#_x0000_t75" style="width:14.25pt;height:12.9pt" o:ole="">
            <v:imagedata r:id="rId215" o:title=""/>
          </v:shape>
          <o:OLEObject Type="Embed" ProgID="Equation.DSMT4" ShapeID="_x0000_i1121" DrawAspect="Content" ObjectID="_1390059421" r:id="rId216"/>
        </w:object>
      </w:r>
      <w:r w:rsidRPr="0091532D">
        <w:t xml:space="preserve">, por lo tanto se necesita un arreglo bidimensional de tamaño </w:t>
      </w:r>
      <w:r w:rsidRPr="0091532D">
        <w:rPr>
          <w:position w:val="-6"/>
        </w:rPr>
        <w:object w:dxaOrig="680" w:dyaOrig="279">
          <v:shape id="_x0000_i1122" type="#_x0000_t75" style="width:33.95pt;height:14.25pt" o:ole="">
            <v:imagedata r:id="rId217" o:title=""/>
          </v:shape>
          <o:OLEObject Type="Embed" ProgID="Equation.DSMT4" ShapeID="_x0000_i1122" DrawAspect="Content" ObjectID="_1390059422" r:id="rId218"/>
        </w:object>
      </w:r>
      <w:r w:rsidRPr="0091532D">
        <w:t xml:space="preserve">. Para la obtención de una imagen se tienen </w:t>
      </w:r>
      <w:r w:rsidRPr="0091532D">
        <w:rPr>
          <w:position w:val="-4"/>
        </w:rPr>
        <w:object w:dxaOrig="320" w:dyaOrig="260">
          <v:shape id="_x0000_i1123" type="#_x0000_t75" style="width:16.3pt;height:12.9pt" o:ole="">
            <v:imagedata r:id="rId219" o:title=""/>
          </v:shape>
          <o:OLEObject Type="Embed" ProgID="Equation.DSMT4" ShapeID="_x0000_i1123" DrawAspect="Content" ObjectID="_1390059423" r:id="rId220"/>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4" type="#_x0000_t75" style="width:33.95pt;height:14.25pt" o:ole="">
            <v:imagedata r:id="rId221" o:title=""/>
          </v:shape>
          <o:OLEObject Type="Embed" ProgID="Equation.DSMT4" ShapeID="_x0000_i1124" DrawAspect="Content" ObjectID="_1390059424" r:id="rId222"/>
        </w:object>
      </w:r>
      <w:r w:rsidRPr="0091532D">
        <w:t xml:space="preserve"> puntos en la </w:t>
      </w:r>
      <w:proofErr w:type="spellStart"/>
      <w:r w:rsidRPr="0091532D">
        <w:t>autocorrelación</w:t>
      </w:r>
      <w:proofErr w:type="spellEnd"/>
      <w:r w:rsidRPr="0091532D">
        <w:t xml:space="preserve"> para cada uno de los </w:t>
      </w:r>
      <w:r w:rsidRPr="0091532D">
        <w:rPr>
          <w:position w:val="-4"/>
        </w:rPr>
        <w:object w:dxaOrig="320" w:dyaOrig="260">
          <v:shape id="_x0000_i1125" type="#_x0000_t75" style="width:16.3pt;height:12.9pt" o:ole="">
            <v:imagedata r:id="rId223" o:title=""/>
          </v:shape>
          <o:OLEObject Type="Embed" ProgID="Equation.DSMT4" ShapeID="_x0000_i1125" DrawAspect="Content" ObjectID="_1390059425" r:id="rId224"/>
        </w:object>
      </w:r>
      <w:r w:rsidRPr="0091532D">
        <w:t xml:space="preserve"> intervalos de tiempo y generar </w:t>
      </w:r>
      <w:r w:rsidRPr="0091532D">
        <w:rPr>
          <w:position w:val="-4"/>
        </w:rPr>
        <w:object w:dxaOrig="320" w:dyaOrig="260">
          <v:shape id="_x0000_i1126" type="#_x0000_t75" style="width:16.3pt;height:12.9pt" o:ole="">
            <v:imagedata r:id="rId225" o:title=""/>
          </v:shape>
          <o:OLEObject Type="Embed" ProgID="Equation.DSMT4" ShapeID="_x0000_i1126" DrawAspect="Content" ObjectID="_1390059426" r:id="rId226"/>
        </w:object>
      </w:r>
      <w:r w:rsidRPr="0091532D">
        <w:t xml:space="preserve"> imágenes temporales de tamaño </w:t>
      </w:r>
      <w:r w:rsidRPr="0091532D">
        <w:rPr>
          <w:position w:val="-6"/>
        </w:rPr>
        <w:object w:dxaOrig="680" w:dyaOrig="279">
          <v:shape id="_x0000_i1127" type="#_x0000_t75" style="width:33.95pt;height:14.25pt" o:ole="">
            <v:imagedata r:id="rId227" o:title=""/>
          </v:shape>
          <o:OLEObject Type="Embed" ProgID="Equation.DSMT4" ShapeID="_x0000_i1127" DrawAspect="Content" ObjectID="_1390059427" r:id="rId228"/>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28" type="#_x0000_t75" style="width:16.3pt;height:12.9pt" o:ole="">
            <v:imagedata r:id="rId229" o:title=""/>
          </v:shape>
          <o:OLEObject Type="Embed" ProgID="Equation.DSMT4" ShapeID="_x0000_i1128" DrawAspect="Content" ObjectID="_1390059428" r:id="rId230"/>
        </w:object>
      </w:r>
      <w:r w:rsidRPr="0091532D">
        <w:t xml:space="preserve"> imágenes temporales, para esto se debe sumar cada uno de los </w:t>
      </w:r>
      <w:r w:rsidRPr="0091532D">
        <w:rPr>
          <w:position w:val="-6"/>
        </w:rPr>
        <w:object w:dxaOrig="680" w:dyaOrig="279">
          <v:shape id="_x0000_i1129" type="#_x0000_t75" style="width:33.95pt;height:14.25pt" o:ole="">
            <v:imagedata r:id="rId231" o:title=""/>
          </v:shape>
          <o:OLEObject Type="Embed" ProgID="Equation.DSMT4" ShapeID="_x0000_i1129" DrawAspect="Content" ObjectID="_1390059429" r:id="rId232"/>
        </w:object>
      </w:r>
      <w:r w:rsidRPr="0091532D">
        <w:t xml:space="preserve"> puntos de las </w:t>
      </w:r>
      <w:r w:rsidRPr="0091532D">
        <w:rPr>
          <w:position w:val="-4"/>
        </w:rPr>
        <w:object w:dxaOrig="320" w:dyaOrig="260">
          <v:shape id="_x0000_i1130" type="#_x0000_t75" style="width:16.3pt;height:12.9pt" o:ole="">
            <v:imagedata r:id="rId233" o:title=""/>
          </v:shape>
          <o:OLEObject Type="Embed" ProgID="Equation.DSMT4" ShapeID="_x0000_i1130" DrawAspect="Content" ObjectID="_1390059430" r:id="rId234"/>
        </w:object>
      </w:r>
      <w:r w:rsidRPr="0091532D">
        <w:t xml:space="preserve"> imágenes temporales y dividirlos entre </w:t>
      </w:r>
      <w:r w:rsidRPr="0091532D">
        <w:rPr>
          <w:position w:val="-4"/>
        </w:rPr>
        <w:object w:dxaOrig="320" w:dyaOrig="260">
          <v:shape id="_x0000_i1131" type="#_x0000_t75" style="width:16.3pt;height:12.9pt" o:ole="">
            <v:imagedata r:id="rId235" o:title=""/>
          </v:shape>
          <o:OLEObject Type="Embed" ProgID="Equation.DSMT4" ShapeID="_x0000_i1131" DrawAspect="Content" ObjectID="_1390059431" r:id="rId236"/>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w:t>
      </w:r>
      <w:proofErr w:type="spellStart"/>
      <w:r w:rsidRPr="0091532D">
        <w:t>autocorrelación</w:t>
      </w:r>
      <w:proofErr w:type="spellEnd"/>
      <w:r w:rsidRPr="0091532D">
        <w:t xml:space="preserve"> para cada uno de los </w:t>
      </w:r>
      <w:r w:rsidRPr="0091532D">
        <w:rPr>
          <w:position w:val="-4"/>
        </w:rPr>
        <w:object w:dxaOrig="320" w:dyaOrig="260">
          <v:shape id="_x0000_i1132" type="#_x0000_t75" style="width:16.3pt;height:12.9pt" o:ole="">
            <v:imagedata r:id="rId237" o:title=""/>
          </v:shape>
          <o:OLEObject Type="Embed" ProgID="Equation.DSMT4" ShapeID="_x0000_i1132" DrawAspect="Content" ObjectID="_1390059432" r:id="rId238"/>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3" type="#_x0000_t75" style="width:16.3pt;height:12.9pt" o:ole="">
            <v:imagedata r:id="rId239" o:title=""/>
          </v:shape>
          <o:OLEObject Type="Embed" ProgID="Equation.DSMT4" ShapeID="_x0000_i1133" DrawAspect="Content" ObjectID="_1390059433" r:id="rId240"/>
        </w:object>
      </w:r>
      <w:r w:rsidRPr="0091532D">
        <w:t xml:space="preserve"> copias desplazadas de la </w:t>
      </w:r>
      <w:proofErr w:type="spellStart"/>
      <w:r w:rsidRPr="0091532D">
        <w:t>autocorrelación</w:t>
      </w:r>
      <w:proofErr w:type="spellEnd"/>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4" type="#_x0000_t75" style="width:33.95pt;height:14.25pt" o:ole="">
            <v:imagedata r:id="rId241" o:title=""/>
          </v:shape>
          <o:OLEObject Type="Embed" ProgID="Equation.DSMT4" ShapeID="_x0000_i1134" DrawAspect="Content" ObjectID="_1390059434" r:id="rId242"/>
        </w:object>
      </w:r>
      <w:r w:rsidRPr="0091532D">
        <w:t xml:space="preserve"> puntos de la muestra en la </w:t>
      </w:r>
      <w:proofErr w:type="spellStart"/>
      <w:r w:rsidRPr="0091532D">
        <w:t>autocorrelación</w:t>
      </w:r>
      <w:proofErr w:type="spellEnd"/>
      <w:r w:rsidRPr="0091532D">
        <w:t xml:space="preserve">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5" type="#_x0000_t75" style="width:10.2pt;height:18.35pt" o:ole="">
            <v:imagedata r:id="rId243" o:title=""/>
          </v:shape>
          <o:OLEObject Type="Embed" ProgID="Equation.DSMT4" ShapeID="_x0000_i1135" DrawAspect="Content" ObjectID="_1390059435" r:id="rId244"/>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36" type="#_x0000_t75" style="width:74.05pt;height:19.7pt" o:ole="">
            <v:imagedata r:id="rId245" o:title=""/>
          </v:shape>
          <o:OLEObject Type="Embed" ProgID="Equation.DSMT4" ShapeID="_x0000_i1136" DrawAspect="Content" ObjectID="_1390059436" r:id="rId246"/>
        </w:object>
      </w:r>
      <w:r w:rsidRPr="0091532D">
        <w:t xml:space="preserve"> para evaluar las alturas y generar las </w:t>
      </w:r>
      <w:r w:rsidRPr="0091532D">
        <w:rPr>
          <w:position w:val="-4"/>
        </w:rPr>
        <w:object w:dxaOrig="320" w:dyaOrig="260">
          <v:shape id="_x0000_i1137" type="#_x0000_t75" style="width:16.3pt;height:12.9pt" o:ole="">
            <v:imagedata r:id="rId247" o:title=""/>
          </v:shape>
          <o:OLEObject Type="Embed" ProgID="Equation.DSMT4" ShapeID="_x0000_i1137" DrawAspect="Content" ObjectID="_1390059437" r:id="rId248"/>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38" type="#_x0000_t75" style="width:74.05pt;height:19.7pt" o:ole="">
            <v:imagedata r:id="rId249" o:title=""/>
          </v:shape>
          <o:OLEObject Type="Embed" ProgID="Equation.DSMT4" ShapeID="_x0000_i1138" DrawAspect="Content" ObjectID="_1390059438" r:id="rId250"/>
        </w:object>
      </w:r>
      <w:r w:rsidRPr="0091532D">
        <w:t xml:space="preserve"> para sumar las </w:t>
      </w:r>
      <w:r w:rsidRPr="0091532D">
        <w:rPr>
          <w:position w:val="-4"/>
        </w:rPr>
        <w:object w:dxaOrig="320" w:dyaOrig="260">
          <v:shape id="_x0000_i1139" type="#_x0000_t75" style="width:16.3pt;height:12.9pt" o:ole="">
            <v:imagedata r:id="rId251" o:title=""/>
          </v:shape>
          <o:OLEObject Type="Embed" ProgID="Equation.DSMT4" ShapeID="_x0000_i1139" DrawAspect="Content" ObjectID="_1390059439" r:id="rId252"/>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0" type="#_x0000_t75" style="width:55.7pt;height:19.7pt" o:ole="">
            <v:imagedata r:id="rId253" o:title=""/>
          </v:shape>
          <o:OLEObject Type="Embed" ProgID="Equation.DSMT4" ShapeID="_x0000_i1140" DrawAspect="Content" ObjectID="_1390059440" r:id="rId254"/>
        </w:object>
      </w:r>
      <w:r w:rsidRPr="0091532D">
        <w:t xml:space="preserve"> para dividir la imagen final entre </w:t>
      </w:r>
      <w:r w:rsidRPr="0091532D">
        <w:rPr>
          <w:position w:val="-4"/>
        </w:rPr>
        <w:object w:dxaOrig="320" w:dyaOrig="260">
          <v:shape id="_x0000_i1141" type="#_x0000_t75" style="width:16.3pt;height:12.9pt" o:ole="">
            <v:imagedata r:id="rId255" o:title=""/>
          </v:shape>
          <o:OLEObject Type="Embed" ProgID="Equation.DSMT4" ShapeID="_x0000_i1141" DrawAspect="Content" ObjectID="_1390059441" r:id="rId256"/>
        </w:object>
      </w:r>
    </w:p>
    <w:p w:rsidR="00A76AB4" w:rsidRPr="0091532D" w:rsidRDefault="00A76AB4">
      <w:r w:rsidRPr="0091532D">
        <w:t xml:space="preserve">El tiempo total de procesamiento sería: </w:t>
      </w:r>
      <w:r w:rsidRPr="0091532D">
        <w:rPr>
          <w:position w:val="-14"/>
        </w:rPr>
        <w:object w:dxaOrig="2079" w:dyaOrig="400">
          <v:shape id="_x0000_i1142" type="#_x0000_t75" style="width:103.9pt;height:19.7pt" o:ole="">
            <v:imagedata r:id="rId257" o:title=""/>
          </v:shape>
          <o:OLEObject Type="Embed" ProgID="Equation.DSMT4" ShapeID="_x0000_i1142" DrawAspect="Content" ObjectID="_1390059442" r:id="rId258"/>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3" type="#_x0000_t75" style="width:50.95pt;height:19.7pt" o:ole="">
            <v:imagedata r:id="rId259" o:title=""/>
          </v:shape>
          <o:OLEObject Type="Embed" ProgID="Equation.DSMT4" ShapeID="_x0000_i1143" DrawAspect="Content" ObjectID="_1390059443" r:id="rId260"/>
        </w:object>
      </w:r>
      <w:r w:rsidRPr="0091532D">
        <w:t xml:space="preserve"> para generar las </w:t>
      </w:r>
      <w:r w:rsidRPr="0091532D">
        <w:rPr>
          <w:position w:val="-4"/>
        </w:rPr>
        <w:object w:dxaOrig="320" w:dyaOrig="260">
          <v:shape id="_x0000_i1144" type="#_x0000_t75" style="width:16.3pt;height:12.9pt" o:ole="">
            <v:imagedata r:id="rId261" o:title=""/>
          </v:shape>
          <o:OLEObject Type="Embed" ProgID="Equation.DSMT4" ShapeID="_x0000_i1144" DrawAspect="Content" ObjectID="_1390059444" r:id="rId262"/>
        </w:object>
      </w:r>
      <w:r w:rsidRPr="0091532D">
        <w:t xml:space="preserve"> copias desplazadas de la </w:t>
      </w:r>
      <w:proofErr w:type="spellStart"/>
      <w:r w:rsidRPr="0091532D">
        <w:t>autocorrelación</w:t>
      </w:r>
      <w:proofErr w:type="spellEnd"/>
    </w:p>
    <w:p w:rsidR="0080060D" w:rsidRPr="0091532D" w:rsidRDefault="00A76AB4" w:rsidP="00784905">
      <w:pPr>
        <w:pStyle w:val="Prrafodelista"/>
        <w:numPr>
          <w:ilvl w:val="0"/>
          <w:numId w:val="52"/>
        </w:numPr>
      </w:pPr>
      <w:r w:rsidRPr="0091532D">
        <w:rPr>
          <w:position w:val="-14"/>
        </w:rPr>
        <w:object w:dxaOrig="1020" w:dyaOrig="400">
          <v:shape id="_x0000_i1145" type="#_x0000_t75" style="width:50.95pt;height:19.7pt" o:ole="">
            <v:imagedata r:id="rId263" o:title=""/>
          </v:shape>
          <o:OLEObject Type="Embed" ProgID="Equation.DSMT4" ShapeID="_x0000_i1145" DrawAspect="Content" ObjectID="_1390059445" r:id="rId264"/>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46" type="#_x0000_t75" style="width:23.1pt;height:18.35pt" o:ole="">
            <v:imagedata r:id="rId265" o:title=""/>
          </v:shape>
          <o:OLEObject Type="Embed" ProgID="Equation.DSMT4" ShapeID="_x0000_i1146" DrawAspect="Content" ObjectID="_1390059446" r:id="rId266"/>
        </w:object>
      </w:r>
      <w:r w:rsidRPr="0091532D">
        <w:t xml:space="preserve"> para dividir la suma de las copias desplazadas entre </w:t>
      </w:r>
      <w:r w:rsidRPr="0091532D">
        <w:rPr>
          <w:position w:val="-4"/>
        </w:rPr>
        <w:object w:dxaOrig="320" w:dyaOrig="260">
          <v:shape id="_x0000_i1147" type="#_x0000_t75" style="width:16.3pt;height:12.9pt" o:ole="">
            <v:imagedata r:id="rId267" o:title=""/>
          </v:shape>
          <o:OLEObject Type="Embed" ProgID="Equation.DSMT4" ShapeID="_x0000_i1147" DrawAspect="Content" ObjectID="_1390059447" r:id="rId268"/>
        </w:object>
      </w:r>
    </w:p>
    <w:p w:rsidR="0080060D" w:rsidRPr="0091532D" w:rsidRDefault="00A76AB4" w:rsidP="00784905">
      <w:pPr>
        <w:pStyle w:val="Prrafodelista"/>
        <w:numPr>
          <w:ilvl w:val="0"/>
          <w:numId w:val="52"/>
        </w:numPr>
      </w:pPr>
      <w:r w:rsidRPr="0091532D">
        <w:rPr>
          <w:position w:val="-14"/>
        </w:rPr>
        <w:object w:dxaOrig="1120" w:dyaOrig="400">
          <v:shape id="_x0000_i1148" type="#_x0000_t75" style="width:55.7pt;height:19.7pt" o:ole="">
            <v:imagedata r:id="rId269" o:title=""/>
          </v:shape>
          <o:OLEObject Type="Embed" ProgID="Equation.DSMT4" ShapeID="_x0000_i1148" DrawAspect="Content" ObjectID="_1390059448" r:id="rId270"/>
        </w:object>
      </w:r>
      <w:r w:rsidRPr="0091532D">
        <w:t xml:space="preserve"> para evaluar las alturas de la muestra en la nueva función de </w:t>
      </w:r>
      <w:proofErr w:type="spellStart"/>
      <w:r w:rsidRPr="0091532D">
        <w:t>autocorrelación</w:t>
      </w:r>
      <w:proofErr w:type="spellEnd"/>
    </w:p>
    <w:p w:rsidR="00A76AB4" w:rsidRPr="0091532D" w:rsidRDefault="00A76AB4">
      <w:r w:rsidRPr="0091532D">
        <w:t xml:space="preserve">El tiempo total de procesamiento para el segundo método sería: </w:t>
      </w:r>
      <w:r w:rsidRPr="0091532D">
        <w:rPr>
          <w:position w:val="-16"/>
        </w:rPr>
        <w:object w:dxaOrig="2659" w:dyaOrig="440">
          <v:shape id="_x0000_i1149" type="#_x0000_t75" style="width:133.15pt;height:21.75pt" o:ole="">
            <v:imagedata r:id="rId271" o:title=""/>
          </v:shape>
          <o:OLEObject Type="Embed" ProgID="Equation.DSMT4" ShapeID="_x0000_i1149" DrawAspect="Content" ObjectID="_1390059449" r:id="rId272"/>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0" type="#_x0000_t75" style="width:245.9pt;height:54.35pt" o:ole="">
            <v:imagedata r:id="rId273" o:title=""/>
          </v:shape>
          <o:OLEObject Type="Embed" ProgID="Equation.DSMT4" ShapeID="_x0000_i1150" DrawAspect="Content" ObjectID="_1390059450" r:id="rId274"/>
        </w:object>
      </w:r>
    </w:p>
    <w:p w:rsidR="00A76AB4" w:rsidRPr="008D2941" w:rsidRDefault="00FE6859" w:rsidP="00A76AB4">
      <w:r w:rsidRPr="0091532D">
        <w:t>Debido</w:t>
      </w:r>
      <w:r w:rsidR="003801BF" w:rsidRPr="008D2941">
        <w:t xml:space="preserve"> a qu</w:t>
      </w:r>
      <w:r w:rsidR="004C11C5" w:rsidRPr="008D2941">
        <w:t xml:space="preserve">e la </w:t>
      </w:r>
      <w:proofErr w:type="spellStart"/>
      <w:r w:rsidR="004C11C5" w:rsidRPr="008D2941">
        <w:t>autocorrelación</w:t>
      </w:r>
      <w:proofErr w:type="spellEnd"/>
      <w:r w:rsidR="004C11C5" w:rsidRPr="008D2941">
        <w:t xml:space="preserve">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el tamaño </w:t>
      </w:r>
      <w:r w:rsidR="003801BF" w:rsidRPr="008D2941">
        <w:rPr>
          <w:position w:val="-4"/>
        </w:rPr>
        <w:object w:dxaOrig="220" w:dyaOrig="260">
          <v:shape id="_x0000_i1151" type="#_x0000_t75" style="width:10.85pt;height:12.9pt" o:ole="">
            <v:imagedata r:id="rId275" o:title=""/>
          </v:shape>
          <o:OLEObject Type="Embed" ProgID="Equation.DSMT4" ShapeID="_x0000_i1151" DrawAspect="Content" ObjectID="_1390059451" r:id="rId276"/>
        </w:object>
      </w:r>
      <w:r w:rsidR="003801BF" w:rsidRPr="008D2941">
        <w:t xml:space="preserve"> es igual al tamaño del arreglo del espectro en frecuencia de la fuente</w:t>
      </w:r>
      <w:r w:rsidR="00A76D33" w:rsidRPr="008D2941">
        <w:rPr>
          <w:position w:val="-6"/>
        </w:rPr>
        <w:object w:dxaOrig="279" w:dyaOrig="279">
          <v:shape id="_x0000_i1152" type="#_x0000_t75" style="width:14.25pt;height:14.25pt" o:ole="">
            <v:imagedata r:id="rId277" o:title=""/>
          </v:shape>
          <o:OLEObject Type="Embed" ProgID="Equation.DSMT4" ShapeID="_x0000_i1152" DrawAspect="Content" ObjectID="_1390059452" r:id="rId278"/>
        </w:object>
      </w:r>
      <w:r w:rsidR="003801BF" w:rsidRPr="008D2941">
        <w:t xml:space="preserve">, </w:t>
      </w:r>
      <w:r w:rsidRPr="008D2941">
        <w:t xml:space="preserve">la mínima resolución en este arreglo de </w:t>
      </w:r>
      <w:proofErr w:type="spellStart"/>
      <w:r w:rsidRPr="008D2941">
        <w:t>autocorrelación</w:t>
      </w:r>
      <w:proofErr w:type="spellEnd"/>
      <w:r w:rsidRPr="008D2941">
        <w:t xml:space="preserve"> vendrá dado por la máxima frecuencia </w:t>
      </w:r>
      <w:r w:rsidRPr="008D2941">
        <w:rPr>
          <w:position w:val="-12"/>
        </w:rPr>
        <w:object w:dxaOrig="440" w:dyaOrig="360">
          <v:shape id="_x0000_i1153" type="#_x0000_t75" style="width:21.75pt;height:18.35pt" o:ole="">
            <v:imagedata r:id="rId279" o:title=""/>
          </v:shape>
          <o:OLEObject Type="Embed" ProgID="Equation.DSMT4" ShapeID="_x0000_i1153" DrawAspect="Content" ObjectID="_1390059453" r:id="rId280"/>
        </w:object>
      </w:r>
      <w:r w:rsidRPr="008D2941">
        <w:t xml:space="preserve"> del espectro de la fuente de la siguiente forma </w:t>
      </w:r>
      <w:r w:rsidR="00A76D33" w:rsidRPr="008D2941">
        <w:rPr>
          <w:position w:val="-24"/>
        </w:rPr>
        <w:object w:dxaOrig="1520" w:dyaOrig="620">
          <v:shape id="_x0000_i1154" type="#_x0000_t75" style="width:76.1pt;height:31.25pt" o:ole="">
            <v:imagedata r:id="rId281" o:title=""/>
          </v:shape>
          <o:OLEObject Type="Embed" ProgID="Equation.DSMT4" ShapeID="_x0000_i1154" DrawAspect="Content" ObjectID="_1390059454" r:id="rId282"/>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55" type="#_x0000_t75" style="width:14.25pt;height:14.25pt" o:ole="">
            <v:imagedata r:id="rId283" o:title=""/>
          </v:shape>
          <o:OLEObject Type="Embed" ProgID="Equation.DSMT4" ShapeID="_x0000_i1155" DrawAspect="Content" ObjectID="_1390059455" r:id="rId284"/>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56" type="#_x0000_t75" style="width:91pt;height:36.7pt" o:ole="">
            <v:imagedata r:id="rId285" o:title=""/>
          </v:shape>
          <o:OLEObject Type="Embed" ProgID="Equation.DSMT4" ShapeID="_x0000_i1156" DrawAspect="Content" ObjectID="_1390059456" r:id="rId286"/>
        </w:object>
      </w:r>
    </w:p>
    <w:p w:rsidR="0080060D" w:rsidRPr="0091532D" w:rsidRDefault="00A76D33"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57" type="#_x0000_t75" style="width:29.2pt;height:31.25pt" o:ole="">
            <v:imagedata r:id="rId287" o:title=""/>
          </v:shape>
          <o:OLEObject Type="Embed" ProgID="Equation.DSMT4" ShapeID="_x0000_i1157" DrawAspect="Content" ObjectID="_1390059457" r:id="rId288"/>
        </w:object>
      </w:r>
      <w:r w:rsidRPr="0091532D">
        <w:t xml:space="preserve"> hasta </w:t>
      </w:r>
      <w:r w:rsidRPr="0091532D">
        <w:rPr>
          <w:position w:val="-24"/>
        </w:rPr>
        <w:object w:dxaOrig="580" w:dyaOrig="620">
          <v:shape id="_x0000_i1158" type="#_x0000_t75" style="width:29.2pt;height:31.25pt" o:ole="">
            <v:imagedata r:id="rId289" o:title=""/>
          </v:shape>
          <o:OLEObject Type="Embed" ProgID="Equation.DSMT4" ShapeID="_x0000_i1158" DrawAspect="Content" ObjectID="_1390059458" r:id="rId290"/>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105" w:name="_Toc316133527"/>
      <w:r w:rsidRPr="0091532D">
        <w:lastRenderedPageBreak/>
        <w:t>Validación del simulador</w:t>
      </w:r>
      <w:bookmarkEnd w:id="105"/>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Pr="0091532D" w:rsidRDefault="00581256" w:rsidP="00581256">
      <w:r w:rsidRPr="0091532D">
        <w:t xml:space="preserve">Para todas las pruebas se simuló la cámara con espectros de absorción RGB de una cámara Canon 10D </w:t>
      </w:r>
      <w:r w:rsidRPr="0091532D">
        <w:fldChar w:fldCharType="begin"/>
      </w:r>
      <w:r w:rsidRPr="0091532D">
        <w:instrText xml:space="preserve"> ADDIN EN.CITE &lt;EndNote&gt;&lt;Cite&gt;&lt;Author&gt;Buil&lt;/Author&gt;&lt;Year&gt;2004&lt;/Year&gt;&lt;RecNum&gt;40&lt;/RecNum&gt;&lt;DisplayText&gt;[8]&lt;/DisplayText&gt;&lt;record&gt;&lt;rec-number&gt;40&lt;/rec-number&gt;&lt;foreign-keys&gt;&lt;key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Pr="0091532D">
        <w:t>[</w:t>
      </w:r>
      <w:hyperlink w:anchor="_ENREF_8" w:tooltip="Buil, 2004 #40" w:history="1">
        <w:r w:rsidR="00965F81" w:rsidRPr="0091532D">
          <w:t>8</w:t>
        </w:r>
      </w:hyperlink>
      <w:r w:rsidRPr="0091532D">
        <w:t>]</w:t>
      </w:r>
      <w:r w:rsidRPr="0091532D">
        <w:fldChar w:fldCharType="end"/>
      </w:r>
      <w:r w:rsidR="00E451A7" w:rsidRPr="0091532D">
        <w:t xml:space="preserve">, el tiempo de integración elegido fue de </w:t>
      </w:r>
      <w:r w:rsidR="00E451A7" w:rsidRPr="0091532D">
        <w:rPr>
          <w:position w:val="-10"/>
        </w:rPr>
        <w:object w:dxaOrig="880" w:dyaOrig="320">
          <v:shape id="_x0000_i1159" type="#_x0000_t75" style="width:44.15pt;height:16.3pt" o:ole="">
            <v:imagedata r:id="rId291" o:title=""/>
          </v:shape>
          <o:OLEObject Type="Embed" ProgID="Equation.DSMT4" ShapeID="_x0000_i1159" DrawAspect="Content" ObjectID="_1390059459" r:id="rId292"/>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 xml:space="preserve">la </w:t>
      </w:r>
      <w:r w:rsidRPr="0091532D">
        <w:fldChar w:fldCharType="begin"/>
      </w:r>
      <w:r w:rsidRPr="0091532D">
        <w:instrText xml:space="preserve"> REF _Ref315950467 \h </w:instrText>
      </w:r>
      <w:r w:rsidRPr="0091532D">
        <w:fldChar w:fldCharType="separate"/>
      </w:r>
      <w:r w:rsidR="007131C9" w:rsidRPr="008D2941">
        <w:t>Figura 2.1</w:t>
      </w:r>
      <w:r w:rsidRPr="0091532D">
        <w:fldChar w:fldCharType="end"/>
      </w:r>
      <w:r w:rsidRPr="0091532D">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E451A7" w:rsidRPr="008D2941" w:rsidTr="00D03236">
        <w:tc>
          <w:tcPr>
            <w:tcW w:w="5000" w:type="pct"/>
          </w:tcPr>
          <w:p w:rsidR="00E451A7" w:rsidRPr="008D2941" w:rsidRDefault="00E451A7" w:rsidP="00D03236">
            <w:pPr>
              <w:pStyle w:val="Epgrafe"/>
            </w:pPr>
            <w:r w:rsidRPr="0091532D">
              <w:rPr>
                <w:noProof/>
                <w:lang w:eastAsia="es-VE"/>
              </w:rPr>
              <w:drawing>
                <wp:inline distT="0" distB="0" distL="0" distR="0" wp14:anchorId="53D7856E" wp14:editId="0E26A41B">
                  <wp:extent cx="4451230" cy="364034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tros canon.png"/>
                          <pic:cNvPicPr/>
                        </pic:nvPicPr>
                        <pic:blipFill rotWithShape="1">
                          <a:blip r:embed="rId293">
                            <a:extLst>
                              <a:ext uri="{28A0092B-C50C-407E-A947-70E740481C1C}">
                                <a14:useLocalDpi xmlns:a14="http://schemas.microsoft.com/office/drawing/2010/main" val="0"/>
                              </a:ext>
                            </a:extLst>
                          </a:blip>
                          <a:srcRect l="4109" t="1598" r="7534" b="2055"/>
                          <a:stretch/>
                        </pic:blipFill>
                        <pic:spPr bwMode="auto">
                          <a:xfrm>
                            <a:off x="0" y="0"/>
                            <a:ext cx="4453152" cy="3641919"/>
                          </a:xfrm>
                          <a:prstGeom prst="rect">
                            <a:avLst/>
                          </a:prstGeom>
                          <a:ln>
                            <a:noFill/>
                          </a:ln>
                          <a:extLst>
                            <a:ext uri="{53640926-AAD7-44D8-BBD7-CCE9431645EC}">
                              <a14:shadowObscured xmlns:a14="http://schemas.microsoft.com/office/drawing/2010/main"/>
                            </a:ext>
                          </a:extLst>
                        </pic:spPr>
                      </pic:pic>
                    </a:graphicData>
                  </a:graphic>
                </wp:inline>
              </w:drawing>
            </w:r>
          </w:p>
        </w:tc>
      </w:tr>
      <w:tr w:rsidR="00E451A7" w:rsidRPr="008D2941" w:rsidTr="00D03236">
        <w:tc>
          <w:tcPr>
            <w:tcW w:w="5000" w:type="pct"/>
          </w:tcPr>
          <w:p w:rsidR="00E451A7" w:rsidRPr="008D2941" w:rsidRDefault="00E451A7" w:rsidP="00D03236">
            <w:pPr>
              <w:pStyle w:val="Epgrafe"/>
            </w:pPr>
            <w:bookmarkStart w:id="106" w:name="_Ref315950467"/>
            <w:bookmarkStart w:id="107" w:name="_Toc316315829"/>
            <w:r w:rsidRPr="008D2941">
              <w:t xml:space="preserve">Figura </w:t>
            </w:r>
            <w:ins w:id="108" w:author="veloz" w:date="2012-02-06T18:42:00Z">
              <w:r w:rsidR="006578E8">
                <w:fldChar w:fldCharType="begin"/>
              </w:r>
              <w:r w:rsidR="006578E8">
                <w:instrText xml:space="preserve"> STYLEREF 1 \s </w:instrText>
              </w:r>
            </w:ins>
            <w:r w:rsidR="006578E8">
              <w:fldChar w:fldCharType="separate"/>
            </w:r>
            <w:r w:rsidR="006578E8">
              <w:rPr>
                <w:noProof/>
              </w:rPr>
              <w:t>2</w:t>
            </w:r>
            <w:ins w:id="109"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10" w:author="veloz" w:date="2012-02-06T18:42:00Z">
              <w:r w:rsidR="006578E8">
                <w:rPr>
                  <w:noProof/>
                </w:rPr>
                <w:t>1</w:t>
              </w:r>
              <w:r w:rsidR="006578E8">
                <w:fldChar w:fldCharType="end"/>
              </w:r>
            </w:ins>
            <w:del w:id="111"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1</w:delText>
              </w:r>
              <w:r w:rsidR="003E1CD9" w:rsidRPr="0091532D" w:rsidDel="00965F81">
                <w:fldChar w:fldCharType="end"/>
              </w:r>
            </w:del>
            <w:bookmarkEnd w:id="106"/>
            <w:r w:rsidRPr="008D2941">
              <w:t xml:space="preserve"> : Espectros de RGB de absorción de Canon 10D</w:t>
            </w:r>
            <w:bookmarkEnd w:id="107"/>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0" type="#_x0000_t75" style="width:25.15pt;height:14.25pt" o:ole="">
            <v:imagedata r:id="rId294" o:title=""/>
          </v:shape>
          <o:OLEObject Type="Embed" ProgID="Equation.DSMT4" ShapeID="_x0000_i1160" DrawAspect="Content" ObjectID="_1390059460" r:id="rId295"/>
        </w:object>
      </w:r>
      <w:r w:rsidRPr="008D2941">
        <w:t xml:space="preserve"> y el espejo de referencia con </w:t>
      </w:r>
      <w:proofErr w:type="spellStart"/>
      <w:r w:rsidRPr="008D2941">
        <w:t>reflectividad</w:t>
      </w:r>
      <w:proofErr w:type="spellEnd"/>
      <w:r w:rsidRPr="008D2941">
        <w:t xml:space="preserve"> del </w:t>
      </w:r>
      <w:r w:rsidRPr="008D2941">
        <w:rPr>
          <w:position w:val="-6"/>
        </w:rPr>
        <w:object w:dxaOrig="620" w:dyaOrig="279">
          <v:shape id="_x0000_i1161" type="#_x0000_t75" style="width:31.25pt;height:14.25pt" o:ole="">
            <v:imagedata r:id="rId296" o:title=""/>
          </v:shape>
          <o:OLEObject Type="Embed" ProgID="Equation.DSMT4" ShapeID="_x0000_i1161" DrawAspect="Content" ObjectID="_1390059461" r:id="rId297"/>
        </w:object>
      </w:r>
    </w:p>
    <w:p w:rsidR="00581256" w:rsidRPr="0091532D" w:rsidRDefault="00581256" w:rsidP="0091532D">
      <w:pPr>
        <w:pStyle w:val="Ttulo3"/>
      </w:pPr>
      <w:bookmarkStart w:id="112" w:name="_Toc316133528"/>
      <w:r w:rsidRPr="0091532D">
        <w:t>Franjas de un plano inclinado con fuente puntual</w:t>
      </w:r>
      <w:bookmarkEnd w:id="112"/>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2" type="#_x0000_t75" style="width:65.2pt;height:16.3pt" o:ole="">
            <v:imagedata r:id="rId298" o:title=""/>
          </v:shape>
          <o:OLEObject Type="Embed" ProgID="Equation.DSMT4" ShapeID="_x0000_i1162" DrawAspect="Content" ObjectID="_1390059462" r:id="rId299"/>
        </w:object>
      </w:r>
      <w:r w:rsidR="00D03236" w:rsidRPr="0091532D">
        <w:t>.</w:t>
      </w:r>
    </w:p>
    <w:p w:rsidR="00E241C3" w:rsidRPr="0091532D" w:rsidRDefault="00D03236" w:rsidP="008D2941">
      <w:r w:rsidRPr="0091532D">
        <w:lastRenderedPageBreak/>
        <w:t xml:space="preserve">El plano simulado tiene una </w:t>
      </w:r>
      <w:proofErr w:type="spellStart"/>
      <w:r w:rsidRPr="0091532D">
        <w:t>reflectividad</w:t>
      </w:r>
      <w:proofErr w:type="spellEnd"/>
      <w:r w:rsidRPr="0091532D">
        <w:t xml:space="preserve"> del </w:t>
      </w:r>
      <w:r w:rsidRPr="0091532D">
        <w:rPr>
          <w:position w:val="-6"/>
        </w:rPr>
        <w:object w:dxaOrig="620" w:dyaOrig="279">
          <v:shape id="_x0000_i1163" type="#_x0000_t75" style="width:31.25pt;height:14.25pt" o:ole="">
            <v:imagedata r:id="rId300" o:title=""/>
          </v:shape>
          <o:OLEObject Type="Embed" ProgID="Equation.DSMT4" ShapeID="_x0000_i1163" DrawAspect="Content" ObjectID="_1390059463" r:id="rId301"/>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4" type="#_x0000_t75" style="width:103.25pt;height:18.35pt" o:ole="">
            <v:imagedata r:id="rId302" o:title=""/>
          </v:shape>
          <o:OLEObject Type="Embed" ProgID="Equation.DSMT4" ShapeID="_x0000_i1164" DrawAspect="Content" ObjectID="_1390059464" r:id="rId303"/>
        </w:object>
      </w:r>
      <w:r w:rsidR="00265F18" w:rsidRPr="0091532D">
        <w:t xml:space="preserve">, en el centro fuese </w:t>
      </w:r>
      <w:r w:rsidR="00265F18" w:rsidRPr="0091532D">
        <w:rPr>
          <w:position w:val="-6"/>
        </w:rPr>
        <w:object w:dxaOrig="499" w:dyaOrig="279">
          <v:shape id="_x0000_i1165" type="#_x0000_t75" style="width:25.15pt;height:14.25pt" o:ole="">
            <v:imagedata r:id="rId304" o:title=""/>
          </v:shape>
          <o:OLEObject Type="Embed" ProgID="Equation.DSMT4" ShapeID="_x0000_i1165" DrawAspect="Content" ObjectID="_1390059465" r:id="rId305"/>
        </w:object>
      </w:r>
      <w:r w:rsidR="00265F18" w:rsidRPr="0091532D">
        <w:t xml:space="preserve"> y en el extremo derecho </w:t>
      </w:r>
      <w:r w:rsidR="00265F18" w:rsidRPr="0091532D">
        <w:rPr>
          <w:position w:val="-12"/>
        </w:rPr>
        <w:object w:dxaOrig="1960" w:dyaOrig="360">
          <v:shape id="_x0000_i1166" type="#_x0000_t75" style="width:97.8pt;height:18.35pt" o:ole="">
            <v:imagedata r:id="rId306" o:title=""/>
          </v:shape>
          <o:OLEObject Type="Embed" ProgID="Equation.DSMT4" ShapeID="_x0000_i1166" DrawAspect="Content" ObjectID="_1390059466" r:id="rId307"/>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67" type="#_x0000_t75" style="width:12.9pt;height:31.25pt" o:ole="">
            <v:imagedata r:id="rId308" o:title=""/>
          </v:shape>
          <o:OLEObject Type="Embed" ProgID="Equation.DSMT4" ShapeID="_x0000_i1167" DrawAspect="Content" ObjectID="_1390059467" r:id="rId309"/>
        </w:object>
      </w:r>
      <w:r w:rsidR="00E241C3" w:rsidRPr="0091532D">
        <w:t xml:space="preserve"> que en un interferómetro de Mirau o uno de Michelson, el camino óptico será el doble de la altura de la muestra en cada punto.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E241C3" w:rsidRPr="008D2941" w:rsidTr="0091532D">
        <w:tc>
          <w:tcPr>
            <w:tcW w:w="9261" w:type="dxa"/>
          </w:tcPr>
          <w:p w:rsidR="00E241C3" w:rsidRPr="0091532D" w:rsidRDefault="00E241C3" w:rsidP="0091532D">
            <w:pPr>
              <w:pStyle w:val="Epgrafe"/>
            </w:pPr>
            <w:r w:rsidRPr="0091532D">
              <w:rPr>
                <w:noProof/>
                <w:lang w:eastAsia="es-VE"/>
              </w:rPr>
              <w:drawing>
                <wp:inline distT="0" distB="0" distL="0" distR="0" wp14:anchorId="3E4D8742" wp14:editId="3F4AD302">
                  <wp:extent cx="3640347" cy="15182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_He-Ne.png"/>
                          <pic:cNvPicPr/>
                        </pic:nvPicPr>
                        <pic:blipFill rotWithShape="1">
                          <a:blip r:embed="rId310">
                            <a:extLst>
                              <a:ext uri="{28A0092B-C50C-407E-A947-70E740481C1C}">
                                <a14:useLocalDpi xmlns:a14="http://schemas.microsoft.com/office/drawing/2010/main" val="0"/>
                              </a:ext>
                            </a:extLst>
                          </a:blip>
                          <a:srcRect t="58294"/>
                          <a:stretch/>
                        </pic:blipFill>
                        <pic:spPr bwMode="auto">
                          <a:xfrm>
                            <a:off x="0" y="0"/>
                            <a:ext cx="3643096" cy="1519396"/>
                          </a:xfrm>
                          <a:prstGeom prst="rect">
                            <a:avLst/>
                          </a:prstGeom>
                          <a:ln>
                            <a:noFill/>
                          </a:ln>
                          <a:extLst>
                            <a:ext uri="{53640926-AAD7-44D8-BBD7-CCE9431645EC}">
                              <a14:shadowObscured xmlns:a14="http://schemas.microsoft.com/office/drawing/2010/main"/>
                            </a:ext>
                          </a:extLst>
                        </pic:spPr>
                      </pic:pic>
                    </a:graphicData>
                  </a:graphic>
                </wp:inline>
              </w:drawing>
            </w:r>
          </w:p>
        </w:tc>
      </w:tr>
      <w:tr w:rsidR="00E241C3" w:rsidRPr="008D2941" w:rsidTr="007131C9">
        <w:tc>
          <w:tcPr>
            <w:tcW w:w="9261" w:type="dxa"/>
          </w:tcPr>
          <w:p w:rsidR="00E241C3" w:rsidRPr="0091532D" w:rsidRDefault="00E241C3" w:rsidP="007131C9">
            <w:pPr>
              <w:pStyle w:val="Epgrafe"/>
            </w:pPr>
            <w:bookmarkStart w:id="113" w:name="_Toc316315830"/>
            <w:r w:rsidRPr="008D2941">
              <w:t xml:space="preserve">Figura </w:t>
            </w:r>
            <w:ins w:id="114" w:author="veloz" w:date="2012-02-06T18:42:00Z">
              <w:r w:rsidR="006578E8">
                <w:fldChar w:fldCharType="begin"/>
              </w:r>
              <w:r w:rsidR="006578E8">
                <w:instrText xml:space="preserve"> STYLEREF 1 \s </w:instrText>
              </w:r>
            </w:ins>
            <w:r w:rsidR="006578E8">
              <w:fldChar w:fldCharType="separate"/>
            </w:r>
            <w:r w:rsidR="006578E8">
              <w:rPr>
                <w:noProof/>
              </w:rPr>
              <w:t>2</w:t>
            </w:r>
            <w:ins w:id="115"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16" w:author="veloz" w:date="2012-02-06T18:42:00Z">
              <w:r w:rsidR="006578E8">
                <w:rPr>
                  <w:noProof/>
                </w:rPr>
                <w:t>2</w:t>
              </w:r>
              <w:r w:rsidR="006578E8">
                <w:fldChar w:fldCharType="end"/>
              </w:r>
            </w:ins>
            <w:del w:id="117" w:author="veloz" w:date="2012-02-06T18:17:00Z">
              <w:r w:rsidR="00A810AC" w:rsidDel="00965F81">
                <w:fldChar w:fldCharType="begin"/>
              </w:r>
              <w:r w:rsidR="00A810AC" w:rsidDel="00965F81">
                <w:delInstrText xml:space="preserve"> STYLEREF 1 \s </w:delInstrText>
              </w:r>
              <w:r w:rsidR="00A810AC" w:rsidDel="00965F81">
                <w:fldChar w:fldCharType="separate"/>
              </w:r>
              <w:r w:rsidR="003E1CD9" w:rsidRPr="0091532D" w:rsidDel="00965F81">
                <w:delText>2</w:delText>
              </w:r>
              <w:r w:rsidR="00A810AC"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2</w:delText>
              </w:r>
              <w:r w:rsidR="003E1CD9" w:rsidRPr="0091532D" w:rsidDel="00965F81">
                <w:fldChar w:fldCharType="end"/>
              </w:r>
            </w:del>
            <w:r w:rsidRPr="0091532D">
              <w:t xml:space="preserve"> : Interferograma simulado de un plano inclinado iluminado por una fuente puntual a la longitud de onda de un laser de He-Ne</w:t>
            </w:r>
            <w:bookmarkEnd w:id="113"/>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68" type="#_x0000_t75" style="width:65.2pt;height:16.3pt" o:ole="">
            <v:imagedata r:id="rId311" o:title=""/>
          </v:shape>
          <o:OLEObject Type="Embed" ProgID="Equation.DSMT4" ShapeID="_x0000_i1168" DrawAspect="Content" ObjectID="_1390059468" r:id="rId312"/>
        </w:object>
      </w:r>
      <w:r w:rsidR="003B6DBB" w:rsidRPr="0091532D">
        <w:t>.</w:t>
      </w:r>
    </w:p>
    <w:p w:rsidR="00581256" w:rsidRPr="0091532D" w:rsidRDefault="00581256" w:rsidP="0091532D">
      <w:pPr>
        <w:pStyle w:val="Ttulo3"/>
      </w:pPr>
      <w:bookmarkStart w:id="118" w:name="_Toc316133529"/>
      <w:r w:rsidRPr="0091532D">
        <w:t>Franjas de un plano inclinado en luz blanca</w:t>
      </w:r>
      <w:bookmarkEnd w:id="118"/>
    </w:p>
    <w:p w:rsidR="00A62CF8" w:rsidRPr="0091532D"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69" type="#_x0000_t75" style="width:1in;height:14.25pt" o:ole="">
            <v:imagedata r:id="rId313" o:title=""/>
          </v:shape>
          <o:OLEObject Type="Embed" ProgID="Equation.DSMT4" ShapeID="_x0000_i1169" DrawAspect="Content" ObjectID="_1390059469" r:id="rId314"/>
        </w:object>
      </w:r>
      <w:r w:rsidR="001C31B0" w:rsidRPr="0091532D">
        <w:t xml:space="preserve"> como se muestra en la </w:t>
      </w:r>
      <w:r w:rsidR="001C31B0" w:rsidRPr="0091532D">
        <w:fldChar w:fldCharType="begin"/>
      </w:r>
      <w:r w:rsidR="001C31B0" w:rsidRPr="0091532D">
        <w:instrText xml:space="preserve"> REF _Ref316127234 \h </w:instrText>
      </w:r>
      <w:r w:rsidR="001C31B0" w:rsidRPr="0091532D">
        <w:fldChar w:fldCharType="separate"/>
      </w:r>
      <w:r w:rsidR="007131C9" w:rsidRPr="008D2941">
        <w:t>Figura 2.3</w:t>
      </w:r>
      <w:r w:rsidR="001C31B0" w:rsidRPr="0091532D">
        <w:fldChar w:fldCharType="end"/>
      </w:r>
      <w:r w:rsidR="00720700" w:rsidRPr="0091532D">
        <w:t xml:space="preserve"> que corresponde al iluminador estándar A de la CIE</w:t>
      </w:r>
      <w:r w:rsidR="0029627E" w:rsidRPr="0091532D">
        <w:t xml:space="preserve"> </w:t>
      </w:r>
      <w:r w:rsidR="0029627E" w:rsidRPr="0091532D">
        <w:fldChar w:fldCharType="begin"/>
      </w:r>
      <w:r w:rsidR="0029627E" w:rsidRPr="0091532D">
        <w:instrText xml:space="preserve"> ADDIN EN.CITE &lt;EndNote&gt;&lt;Cite&gt;&lt;Year&gt;2000&lt;/Year&gt;&lt;RecNum&gt;42&lt;/RecNum&gt;&lt;DisplayText&gt;[9]&lt;/DisplayText&gt;&lt;record&gt;&lt;rec-number&gt;42&lt;/rec-number&gt;&lt;foreign-keys&gt;&lt;key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29627E" w:rsidRPr="0091532D">
        <w:t>[</w:t>
      </w:r>
      <w:hyperlink w:anchor="_ENREF_9" w:tooltip=", 2000 #42" w:history="1">
        <w:r w:rsidR="00965F81" w:rsidRPr="0091532D">
          <w:t>9</w:t>
        </w:r>
      </w:hyperlink>
      <w:r w:rsidR="0029627E" w:rsidRPr="0091532D">
        <w:t>]</w:t>
      </w:r>
      <w:r w:rsidR="0029627E" w:rsidRPr="0091532D">
        <w:fldChar w:fldCharType="end"/>
      </w:r>
      <w:r w:rsidR="001C31B0"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1C31B0" w:rsidRPr="008D2941" w:rsidTr="0091532D">
        <w:tc>
          <w:tcPr>
            <w:tcW w:w="9261" w:type="dxa"/>
          </w:tcPr>
          <w:p w:rsidR="001C31B0" w:rsidRPr="0091532D" w:rsidRDefault="001C31B0" w:rsidP="0091532D">
            <w:pPr>
              <w:pStyle w:val="Epgrafe"/>
            </w:pPr>
            <w:r w:rsidRPr="0091532D">
              <w:rPr>
                <w:noProof/>
                <w:lang w:eastAsia="es-VE"/>
              </w:rPr>
              <w:lastRenderedPageBreak/>
              <w:drawing>
                <wp:inline distT="0" distB="0" distL="0" distR="0" wp14:anchorId="1BEE3361" wp14:editId="1C35C690">
                  <wp:extent cx="4995819" cy="351957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body3000K.png"/>
                          <pic:cNvPicPr/>
                        </pic:nvPicPr>
                        <pic:blipFill rotWithShape="1">
                          <a:blip r:embed="rId315">
                            <a:extLst>
                              <a:ext uri="{28A0092B-C50C-407E-A947-70E740481C1C}">
                                <a14:useLocalDpi xmlns:a14="http://schemas.microsoft.com/office/drawing/2010/main" val="0"/>
                              </a:ext>
                            </a:extLst>
                          </a:blip>
                          <a:srcRect l="5950" r="7145"/>
                          <a:stretch/>
                        </pic:blipFill>
                        <pic:spPr bwMode="auto">
                          <a:xfrm>
                            <a:off x="0" y="0"/>
                            <a:ext cx="4996604" cy="3520131"/>
                          </a:xfrm>
                          <a:prstGeom prst="rect">
                            <a:avLst/>
                          </a:prstGeom>
                          <a:ln>
                            <a:noFill/>
                          </a:ln>
                          <a:extLst>
                            <a:ext uri="{53640926-AAD7-44D8-BBD7-CCE9431645EC}">
                              <a14:shadowObscured xmlns:a14="http://schemas.microsoft.com/office/drawing/2010/main"/>
                            </a:ext>
                          </a:extLst>
                        </pic:spPr>
                      </pic:pic>
                    </a:graphicData>
                  </a:graphic>
                </wp:inline>
              </w:drawing>
            </w:r>
          </w:p>
        </w:tc>
      </w:tr>
      <w:tr w:rsidR="001C31B0" w:rsidRPr="008D2941" w:rsidTr="007131C9">
        <w:tc>
          <w:tcPr>
            <w:tcW w:w="9261" w:type="dxa"/>
          </w:tcPr>
          <w:p w:rsidR="001C31B0" w:rsidRPr="008D2941" w:rsidRDefault="001C31B0" w:rsidP="007131C9">
            <w:pPr>
              <w:pStyle w:val="Epgrafe"/>
            </w:pPr>
            <w:bookmarkStart w:id="119" w:name="_Ref316127234"/>
            <w:bookmarkStart w:id="120" w:name="_Toc316315831"/>
            <w:r w:rsidRPr="008D2941">
              <w:t xml:space="preserve">Figura </w:t>
            </w:r>
            <w:ins w:id="121" w:author="veloz" w:date="2012-02-06T18:42:00Z">
              <w:r w:rsidR="006578E8">
                <w:fldChar w:fldCharType="begin"/>
              </w:r>
              <w:r w:rsidR="006578E8">
                <w:instrText xml:space="preserve"> STYLEREF 1 \s </w:instrText>
              </w:r>
            </w:ins>
            <w:r w:rsidR="006578E8">
              <w:fldChar w:fldCharType="separate"/>
            </w:r>
            <w:r w:rsidR="006578E8">
              <w:rPr>
                <w:noProof/>
              </w:rPr>
              <w:t>2</w:t>
            </w:r>
            <w:ins w:id="122"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23" w:author="veloz" w:date="2012-02-06T18:42:00Z">
              <w:r w:rsidR="006578E8">
                <w:rPr>
                  <w:noProof/>
                </w:rPr>
                <w:t>3</w:t>
              </w:r>
              <w:r w:rsidR="006578E8">
                <w:fldChar w:fldCharType="end"/>
              </w:r>
            </w:ins>
            <w:del w:id="124"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3</w:delText>
              </w:r>
              <w:r w:rsidR="003E1CD9" w:rsidRPr="0091532D" w:rsidDel="00965F81">
                <w:fldChar w:fldCharType="end"/>
              </w:r>
            </w:del>
            <w:bookmarkEnd w:id="119"/>
            <w:r w:rsidRPr="008D2941">
              <w:t xml:space="preserve">: Espectro del iluminador estándar </w:t>
            </w:r>
            <w:r w:rsidR="00C841D6" w:rsidRPr="008D2941">
              <w:t xml:space="preserve">A </w:t>
            </w:r>
            <w:r w:rsidR="0029627E" w:rsidRPr="008D2941">
              <w:t>de la CIE</w:t>
            </w:r>
            <w:bookmarkEnd w:id="120"/>
          </w:p>
        </w:tc>
      </w:tr>
    </w:tbl>
    <w:p w:rsidR="00C841D6" w:rsidRPr="0091532D" w:rsidRDefault="00C841D6" w:rsidP="008D2941">
      <w:r w:rsidRPr="0091532D">
        <w:rPr>
          <w:rFonts w:eastAsiaTheme="majorEastAsia" w:cstheme="majorBidi"/>
          <w:b/>
          <w:bCs/>
        </w:rPr>
        <w:t>Utilizando una fuente de este tipo</w:t>
      </w:r>
      <w:r w:rsidR="008D2941">
        <w:t xml:space="preserve">, </w:t>
      </w:r>
      <w:r w:rsidRPr="0091532D">
        <w:t xml:space="preserve">el interferómetro que se debe obtener es un patrón de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7431CE" w:rsidRPr="0091532D">
        <w:fldChar w:fldCharType="begin"/>
      </w:r>
      <w:r w:rsidR="007431CE" w:rsidRPr="0091532D">
        <w:instrText xml:space="preserve"> REF _Ref316132920 \h </w:instrText>
      </w:r>
      <w:r w:rsidR="007431CE" w:rsidRPr="0091532D">
        <w:fldChar w:fldCharType="separate"/>
      </w:r>
      <w:r w:rsidR="007131C9" w:rsidRPr="008D2941">
        <w:t>Figura 2.4</w:t>
      </w:r>
      <w:r w:rsidR="007431CE" w:rsidRPr="0091532D">
        <w:fldChar w:fldCharType="end"/>
      </w:r>
      <w:r w:rsidR="007431CE" w:rsidRPr="0091532D">
        <w:t xml:space="preserve"> </w:t>
      </w:r>
      <w:r w:rsidR="00BA703F" w:rsidRPr="0091532D">
        <w:t>se mu</w:t>
      </w:r>
      <w:r w:rsidR="007431CE" w:rsidRPr="0091532D">
        <w:t>e</w:t>
      </w:r>
      <w:r w:rsidR="00BA703F" w:rsidRPr="0091532D">
        <w:t xml:space="preserve">stra el espectro absorbido por cada uno de los sensores si se utiliza el espectro de emisión de la </w:t>
      </w:r>
      <w:r w:rsidR="00BA703F" w:rsidRPr="0091532D">
        <w:fldChar w:fldCharType="begin"/>
      </w:r>
      <w:r w:rsidR="00BA703F" w:rsidRPr="0091532D">
        <w:instrText xml:space="preserve"> REF _Ref316127234 \h </w:instrText>
      </w:r>
      <w:r w:rsidR="00BA703F" w:rsidRPr="0091532D">
        <w:fldChar w:fldCharType="separate"/>
      </w:r>
      <w:r w:rsidR="007131C9" w:rsidRPr="008D2941">
        <w:t>Figura 2.3</w:t>
      </w:r>
      <w:r w:rsidR="00BA703F" w:rsidRPr="0091532D">
        <w:fldChar w:fldCharType="end"/>
      </w:r>
      <w:r w:rsidR="00BA703F"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BA703F" w:rsidRPr="008D2941" w:rsidTr="0091532D">
        <w:tc>
          <w:tcPr>
            <w:tcW w:w="9261" w:type="dxa"/>
          </w:tcPr>
          <w:p w:rsidR="00BA703F" w:rsidRPr="0091532D" w:rsidRDefault="007431CE" w:rsidP="0091532D">
            <w:pPr>
              <w:pStyle w:val="Epgrafe"/>
            </w:pPr>
            <w:r w:rsidRPr="0091532D">
              <w:rPr>
                <w:noProof/>
                <w:lang w:eastAsia="es-VE"/>
              </w:rPr>
              <w:lastRenderedPageBreak/>
              <w:drawing>
                <wp:inline distT="0" distB="0" distL="0" distR="0" wp14:anchorId="3D49800F" wp14:editId="47C281FC">
                  <wp:extent cx="5400135" cy="3710907"/>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rcion rgb luz blanca.png"/>
                          <pic:cNvPicPr/>
                        </pic:nvPicPr>
                        <pic:blipFill rotWithShape="1">
                          <a:blip r:embed="rId316">
                            <a:extLst>
                              <a:ext uri="{28A0092B-C50C-407E-A947-70E740481C1C}">
                                <a14:useLocalDpi xmlns:a14="http://schemas.microsoft.com/office/drawing/2010/main" val="0"/>
                              </a:ext>
                            </a:extLst>
                          </a:blip>
                          <a:srcRect l="5458" r="5887"/>
                          <a:stretch/>
                        </pic:blipFill>
                        <pic:spPr bwMode="auto">
                          <a:xfrm>
                            <a:off x="0" y="0"/>
                            <a:ext cx="5404139" cy="3713658"/>
                          </a:xfrm>
                          <a:prstGeom prst="rect">
                            <a:avLst/>
                          </a:prstGeom>
                          <a:ln>
                            <a:noFill/>
                          </a:ln>
                          <a:extLst>
                            <a:ext uri="{53640926-AAD7-44D8-BBD7-CCE9431645EC}">
                              <a14:shadowObscured xmlns:a14="http://schemas.microsoft.com/office/drawing/2010/main"/>
                            </a:ext>
                          </a:extLst>
                        </pic:spPr>
                      </pic:pic>
                    </a:graphicData>
                  </a:graphic>
                </wp:inline>
              </w:drawing>
            </w:r>
          </w:p>
        </w:tc>
      </w:tr>
      <w:tr w:rsidR="00BA703F" w:rsidRPr="008D2941" w:rsidTr="007131C9">
        <w:tc>
          <w:tcPr>
            <w:tcW w:w="9261" w:type="dxa"/>
          </w:tcPr>
          <w:p w:rsidR="00BA703F" w:rsidRPr="0091532D" w:rsidRDefault="007431CE" w:rsidP="007131C9">
            <w:pPr>
              <w:pStyle w:val="Epgrafe"/>
            </w:pPr>
            <w:bookmarkStart w:id="125" w:name="_Ref316132920"/>
            <w:bookmarkStart w:id="126" w:name="_Toc316315832"/>
            <w:r w:rsidRPr="008D2941">
              <w:t xml:space="preserve">Figura </w:t>
            </w:r>
            <w:ins w:id="127" w:author="veloz" w:date="2012-02-06T18:42:00Z">
              <w:r w:rsidR="006578E8">
                <w:fldChar w:fldCharType="begin"/>
              </w:r>
              <w:r w:rsidR="006578E8">
                <w:instrText xml:space="preserve"> STYLEREF 1 \s </w:instrText>
              </w:r>
            </w:ins>
            <w:r w:rsidR="006578E8">
              <w:fldChar w:fldCharType="separate"/>
            </w:r>
            <w:r w:rsidR="006578E8">
              <w:rPr>
                <w:noProof/>
              </w:rPr>
              <w:t>2</w:t>
            </w:r>
            <w:ins w:id="128"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29" w:author="veloz" w:date="2012-02-06T18:42:00Z">
              <w:r w:rsidR="006578E8">
                <w:rPr>
                  <w:noProof/>
                </w:rPr>
                <w:t>4</w:t>
              </w:r>
              <w:r w:rsidR="006578E8">
                <w:fldChar w:fldCharType="end"/>
              </w:r>
            </w:ins>
            <w:del w:id="130" w:author="veloz" w:date="2012-02-06T18:17:00Z">
              <w:r w:rsidR="00A810AC" w:rsidDel="00965F81">
                <w:fldChar w:fldCharType="begin"/>
              </w:r>
              <w:r w:rsidR="00A810AC" w:rsidDel="00965F81">
                <w:delInstrText xml:space="preserve"> STYLEREF 1 \s </w:delInstrText>
              </w:r>
              <w:r w:rsidR="00A810AC" w:rsidDel="00965F81">
                <w:fldChar w:fldCharType="separate"/>
              </w:r>
              <w:r w:rsidR="003E1CD9" w:rsidRPr="0091532D" w:rsidDel="00965F81">
                <w:delText>2</w:delText>
              </w:r>
              <w:r w:rsidR="00A810AC"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4</w:delText>
              </w:r>
              <w:r w:rsidR="003E1CD9" w:rsidRPr="0091532D" w:rsidDel="00965F81">
                <w:fldChar w:fldCharType="end"/>
              </w:r>
            </w:del>
            <w:bookmarkEnd w:id="125"/>
            <w:r w:rsidRPr="008D2941">
              <w:t xml:space="preserve">: Espectro absorbido por sensores RGB de una fuente del iluminador </w:t>
            </w:r>
            <w:r w:rsidR="008D2941" w:rsidRPr="008D2941">
              <w:t>estándar</w:t>
            </w:r>
            <w:r w:rsidRPr="008D2941">
              <w:t xml:space="preserve"> A de la CIE</w:t>
            </w:r>
            <w:bookmarkEnd w:id="126"/>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0" type="#_x0000_t75" style="width:86.95pt;height:33.3pt" o:ole="">
            <v:imagedata r:id="rId317" o:title=""/>
          </v:shape>
          <o:OLEObject Type="Embed" ProgID="Equation.DSMT4" ShapeID="_x0000_i1170" DrawAspect="Content" ObjectID="_1390059470" r:id="rId318"/>
        </w:object>
      </w:r>
      <w:r w:rsidRPr="0091532D">
        <w:rPr>
          <w:lang w:val="es-VE"/>
        </w:rPr>
        <w:tab/>
      </w:r>
      <w:r w:rsidRPr="0091532D">
        <w:rPr>
          <w:lang w:val="es-VE"/>
        </w:rPr>
        <w:fldChar w:fldCharType="begin"/>
      </w:r>
      <w:r w:rsidRPr="0091532D">
        <w:rPr>
          <w:lang w:val="es-VE"/>
        </w:rPr>
        <w:instrText xml:space="preserve"> MACROBUTTON MTPlaceRef \* MERGEFORMAT (</w:instrText>
      </w:r>
      <w:r w:rsidRPr="0091532D">
        <w:rPr>
          <w:lang w:val="es-VE"/>
        </w:rPr>
        <w:fldChar w:fldCharType="begin"/>
      </w:r>
      <w:r w:rsidRPr="0091532D">
        <w:rPr>
          <w:lang w:val="es-VE"/>
        </w:rPr>
        <w:instrText xml:space="preserve"> SEQ MTChap \c \* Arabic \* MERGEFORMAT </w:instrText>
      </w:r>
      <w:r w:rsidRPr="0091532D">
        <w:rPr>
          <w:lang w:val="es-VE"/>
        </w:rPr>
        <w:fldChar w:fldCharType="separate"/>
      </w:r>
      <w:r w:rsidR="007131C9" w:rsidRPr="0091532D">
        <w:rPr>
          <w:lang w:val="es-VE"/>
        </w:rPr>
        <w:instrText>2</w:instrText>
      </w:r>
      <w:r w:rsidRPr="0091532D">
        <w:rPr>
          <w:lang w:val="es-VE"/>
        </w:rPr>
        <w:fldChar w:fldCharType="end"/>
      </w:r>
      <w:r w:rsidRPr="0091532D">
        <w:rPr>
          <w:lang w:val="es-VE"/>
        </w:rPr>
        <w:instrText>.</w:instrText>
      </w:r>
      <w:r w:rsidRPr="0091532D">
        <w:rPr>
          <w:lang w:val="es-VE"/>
        </w:rPr>
        <w:fldChar w:fldCharType="begin"/>
      </w:r>
      <w:r w:rsidRPr="0091532D">
        <w:rPr>
          <w:lang w:val="es-VE"/>
        </w:rPr>
        <w:instrText xml:space="preserve"> SEQ MTEqn \c \* Arabic \* MERGEFORMAT </w:instrText>
      </w:r>
      <w:r w:rsidRPr="0091532D">
        <w:rPr>
          <w:lang w:val="es-VE"/>
        </w:rPr>
        <w:fldChar w:fldCharType="separate"/>
      </w:r>
      <w:r w:rsidR="007131C9" w:rsidRPr="0091532D">
        <w:rPr>
          <w:lang w:val="es-VE"/>
        </w:rPr>
        <w:instrText>6</w:instrText>
      </w:r>
      <w:r w:rsidRPr="0091532D">
        <w:rPr>
          <w:lang w:val="es-VE"/>
        </w:rPr>
        <w:fldChar w:fldCharType="end"/>
      </w:r>
      <w:r w:rsidRPr="0091532D">
        <w:rPr>
          <w:lang w:val="es-VE"/>
        </w:rPr>
        <w:instrText>)</w:instrText>
      </w:r>
      <w:r w:rsidRPr="0091532D">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1" type="#_x0000_t75" style="width:14.25pt;height:18.35pt" o:ole="">
            <v:imagedata r:id="rId319" o:title=""/>
          </v:shape>
          <o:OLEObject Type="Embed" ProgID="Equation.DSMT4" ShapeID="_x0000_i1171" DrawAspect="Content" ObjectID="_1390059471" r:id="rId320"/>
        </w:object>
      </w:r>
      <w:r w:rsidR="007131C9" w:rsidRPr="0091532D">
        <w:t xml:space="preserve"> la longitud media y </w:t>
      </w:r>
      <w:r w:rsidR="007131C9" w:rsidRPr="0091532D">
        <w:rPr>
          <w:position w:val="-6"/>
        </w:rPr>
        <w:object w:dxaOrig="380" w:dyaOrig="279">
          <v:shape id="_x0000_i1172" type="#_x0000_t75" style="width:19pt;height:14.25pt" o:ole="">
            <v:imagedata r:id="rId321" o:title=""/>
          </v:shape>
          <o:OLEObject Type="Embed" ProgID="Equation.DSMT4" ShapeID="_x0000_i1172" DrawAspect="Content" ObjectID="_1390059472" r:id="rId322"/>
        </w:object>
      </w:r>
      <w:r w:rsidR="007131C9" w:rsidRPr="0091532D">
        <w:t xml:space="preserve"> el ancho de la </w:t>
      </w:r>
      <w:proofErr w:type="spellStart"/>
      <w:r w:rsidR="007131C9" w:rsidRPr="0091532D">
        <w:t>gausiana</w:t>
      </w:r>
      <w:proofErr w:type="spellEnd"/>
      <w:r w:rsidR="007131C9" w:rsidRPr="0091532D">
        <w:t xml:space="preserve">. De acuerdo a la gráfica en la </w:t>
      </w:r>
      <w:r w:rsidR="007131C9" w:rsidRPr="0091532D">
        <w:fldChar w:fldCharType="begin"/>
      </w:r>
      <w:r w:rsidR="007131C9" w:rsidRPr="0091532D">
        <w:instrText xml:space="preserve"> REF _Ref316132920 \h </w:instrText>
      </w:r>
      <w:r w:rsidR="007131C9" w:rsidRPr="0091532D">
        <w:fldChar w:fldCharType="separate"/>
      </w:r>
      <w:r w:rsidR="007131C9" w:rsidRPr="008D2941">
        <w:t>Figura 2.4</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131" w:name="_Toc316136359"/>
      <w:r w:rsidRPr="008D2941">
        <w:t xml:space="preserve">Tabla </w:t>
      </w:r>
      <w:r w:rsidRPr="0091532D">
        <w:fldChar w:fldCharType="begin"/>
      </w:r>
      <w:r w:rsidRPr="0091532D">
        <w:instrText xml:space="preserve"> STYLEREF 1 \s </w:instrText>
      </w:r>
      <w:r w:rsidRPr="0091532D">
        <w:fldChar w:fldCharType="separate"/>
      </w:r>
      <w:r w:rsidRPr="0091532D">
        <w:t>2</w:t>
      </w:r>
      <w:r w:rsidRPr="0091532D">
        <w:fldChar w:fldCharType="end"/>
      </w:r>
      <w:r w:rsidRPr="0091532D">
        <w:t>.</w:t>
      </w:r>
      <w:r w:rsidR="00A810AC">
        <w:fldChar w:fldCharType="begin"/>
      </w:r>
      <w:r w:rsidR="00A810AC">
        <w:instrText xml:space="preserve"> SEQ Tabla \* ARABIC \s 1 </w:instrText>
      </w:r>
      <w:r w:rsidR="00A810AC">
        <w:fldChar w:fldCharType="separate"/>
      </w:r>
      <w:r w:rsidRPr="0091532D">
        <w:t>1</w:t>
      </w:r>
      <w:r w:rsidR="00A810AC">
        <w:fldChar w:fldCharType="end"/>
      </w:r>
      <w:r w:rsidRPr="0091532D">
        <w:t xml:space="preserve"> : Longitud de coherencia del espectro absorbido por los sensores RGB </w:t>
      </w:r>
      <w:bookmarkEnd w:id="131"/>
    </w:p>
    <w:tbl>
      <w:tblPr>
        <w:tblStyle w:val="Tablaconcuadrcula"/>
        <w:tblW w:w="0" w:type="auto"/>
        <w:tblLook w:val="04A0" w:firstRow="1" w:lastRow="0" w:firstColumn="1" w:lastColumn="0" w:noHBand="0" w:noVBand="1"/>
      </w:tblPr>
      <w:tblGrid>
        <w:gridCol w:w="2315"/>
        <w:gridCol w:w="2315"/>
        <w:gridCol w:w="2315"/>
        <w:gridCol w:w="2316"/>
      </w:tblGrid>
      <w:tr w:rsidR="007131C9" w:rsidRPr="008D2941" w:rsidTr="007131C9">
        <w:tc>
          <w:tcPr>
            <w:tcW w:w="2315" w:type="dxa"/>
          </w:tcPr>
          <w:p w:rsidR="007131C9" w:rsidRPr="0091532D" w:rsidRDefault="007131C9" w:rsidP="0091532D">
            <w:pPr>
              <w:pStyle w:val="Titulotablanormal"/>
            </w:pPr>
            <w:r w:rsidRPr="0091532D">
              <w:rPr>
                <w:lang w:val="es-VE"/>
              </w:rPr>
              <w:t>Sensor</w:t>
            </w:r>
          </w:p>
        </w:tc>
        <w:tc>
          <w:tcPr>
            <w:tcW w:w="2315" w:type="dxa"/>
          </w:tcPr>
          <w:p w:rsidR="007131C9" w:rsidRPr="0091532D" w:rsidRDefault="007131C9" w:rsidP="0091532D">
            <w:pPr>
              <w:pStyle w:val="Titulotablanormal"/>
            </w:pPr>
            <w:r w:rsidRPr="0091532D">
              <w:rPr>
                <w:position w:val="-12"/>
                <w:lang w:val="es-VE"/>
              </w:rPr>
              <w:object w:dxaOrig="279" w:dyaOrig="360">
                <v:shape id="_x0000_i1173" type="#_x0000_t75" style="width:14.25pt;height:18.35pt" o:ole="">
                  <v:imagedata r:id="rId323" o:title=""/>
                </v:shape>
                <o:OLEObject Type="Embed" ProgID="Equation.DSMT4" ShapeID="_x0000_i1173" DrawAspect="Content" ObjectID="_1390059473" r:id="rId324"/>
              </w:object>
            </w:r>
          </w:p>
        </w:tc>
        <w:tc>
          <w:tcPr>
            <w:tcW w:w="2315" w:type="dxa"/>
          </w:tcPr>
          <w:p w:rsidR="007131C9" w:rsidRPr="0091532D" w:rsidRDefault="007131C9" w:rsidP="0091532D">
            <w:pPr>
              <w:pStyle w:val="Titulotablanormal"/>
            </w:pPr>
            <w:r w:rsidRPr="0091532D">
              <w:rPr>
                <w:position w:val="-6"/>
                <w:lang w:val="es-VE"/>
              </w:rPr>
              <w:object w:dxaOrig="380" w:dyaOrig="279">
                <v:shape id="_x0000_i1174" type="#_x0000_t75" style="width:19pt;height:14.25pt" o:ole="">
                  <v:imagedata r:id="rId325" o:title=""/>
                </v:shape>
                <o:OLEObject Type="Embed" ProgID="Equation.DSMT4" ShapeID="_x0000_i1174" DrawAspect="Content" ObjectID="_1390059474" r:id="rId326"/>
              </w:object>
            </w:r>
          </w:p>
        </w:tc>
        <w:tc>
          <w:tcPr>
            <w:tcW w:w="2316" w:type="dxa"/>
          </w:tcPr>
          <w:p w:rsidR="007131C9" w:rsidRPr="0091532D" w:rsidRDefault="007131C9" w:rsidP="0091532D">
            <w:pPr>
              <w:pStyle w:val="Titulotablanormal"/>
            </w:pPr>
            <w:r w:rsidRPr="0091532D">
              <w:rPr>
                <w:position w:val="-12"/>
                <w:lang w:val="es-VE"/>
              </w:rPr>
              <w:object w:dxaOrig="300" w:dyaOrig="360">
                <v:shape id="_x0000_i1175" type="#_x0000_t75" style="width:14.95pt;height:18.35pt" o:ole="">
                  <v:imagedata r:id="rId327" o:title=""/>
                </v:shape>
                <o:OLEObject Type="Embed" ProgID="Equation.DSMT4" ShapeID="_x0000_i1175" DrawAspect="Content" ObjectID="_1390059475" r:id="rId328"/>
              </w:object>
            </w:r>
          </w:p>
        </w:tc>
      </w:tr>
      <w:tr w:rsidR="007131C9" w:rsidRPr="008D2941" w:rsidTr="007131C9">
        <w:tc>
          <w:tcPr>
            <w:tcW w:w="2315" w:type="dxa"/>
          </w:tcPr>
          <w:p w:rsidR="007131C9" w:rsidRPr="0091532D" w:rsidRDefault="007131C9" w:rsidP="0091532D">
            <w:pPr>
              <w:pStyle w:val="TablaNormal0"/>
            </w:pPr>
            <w:r w:rsidRPr="0091532D">
              <w:t>Rojo</w:t>
            </w:r>
          </w:p>
        </w:tc>
        <w:tc>
          <w:tcPr>
            <w:tcW w:w="2315" w:type="dxa"/>
          </w:tcPr>
          <w:p w:rsidR="007131C9" w:rsidRPr="0091532D" w:rsidRDefault="007131C9" w:rsidP="0091532D">
            <w:pPr>
              <w:pStyle w:val="TablaNormal0"/>
            </w:pPr>
            <w:r w:rsidRPr="0091532D">
              <w:rPr>
                <w:position w:val="-6"/>
              </w:rPr>
              <w:object w:dxaOrig="720" w:dyaOrig="279">
                <v:shape id="_x0000_i1176" type="#_x0000_t75" style="width:36pt;height:14.25pt" o:ole="">
                  <v:imagedata r:id="rId329" o:title=""/>
                </v:shape>
                <o:OLEObject Type="Embed" ProgID="Equation.DSMT4" ShapeID="_x0000_i1176" DrawAspect="Content" ObjectID="_1390059476" r:id="rId330"/>
              </w:object>
            </w:r>
          </w:p>
        </w:tc>
        <w:tc>
          <w:tcPr>
            <w:tcW w:w="2315" w:type="dxa"/>
          </w:tcPr>
          <w:p w:rsidR="007131C9" w:rsidRPr="0091532D" w:rsidRDefault="007131C9" w:rsidP="0091532D">
            <w:pPr>
              <w:pStyle w:val="TablaNormal0"/>
            </w:pPr>
            <w:r w:rsidRPr="0091532D">
              <w:rPr>
                <w:position w:val="-6"/>
              </w:rPr>
              <w:object w:dxaOrig="600" w:dyaOrig="279">
                <v:shape id="_x0000_i1177" type="#_x0000_t75" style="width:29.9pt;height:14.25pt" o:ole="">
                  <v:imagedata r:id="rId331" o:title=""/>
                </v:shape>
                <o:OLEObject Type="Embed" ProgID="Equation.DSMT4" ShapeID="_x0000_i1177" DrawAspect="Content" ObjectID="_1390059477" r:id="rId332"/>
              </w:object>
            </w:r>
          </w:p>
        </w:tc>
        <w:tc>
          <w:tcPr>
            <w:tcW w:w="2316" w:type="dxa"/>
          </w:tcPr>
          <w:p w:rsidR="007131C9" w:rsidRPr="0091532D" w:rsidRDefault="007131C9" w:rsidP="0091532D">
            <w:pPr>
              <w:pStyle w:val="TablaNormal0"/>
            </w:pPr>
            <w:r w:rsidRPr="0091532D">
              <w:rPr>
                <w:position w:val="-10"/>
              </w:rPr>
              <w:object w:dxaOrig="859" w:dyaOrig="320">
                <v:shape id="_x0000_i1178" type="#_x0000_t75" style="width:42.8pt;height:16.3pt" o:ole="">
                  <v:imagedata r:id="rId333" o:title=""/>
                </v:shape>
                <o:OLEObject Type="Embed" ProgID="Equation.DSMT4" ShapeID="_x0000_i1178" DrawAspect="Content" ObjectID="_1390059478" r:id="rId334"/>
              </w:object>
            </w:r>
          </w:p>
        </w:tc>
      </w:tr>
      <w:tr w:rsidR="007131C9" w:rsidRPr="008D2941" w:rsidTr="007131C9">
        <w:tc>
          <w:tcPr>
            <w:tcW w:w="2315" w:type="dxa"/>
          </w:tcPr>
          <w:p w:rsidR="007131C9" w:rsidRPr="0091532D" w:rsidRDefault="007131C9" w:rsidP="0091532D">
            <w:pPr>
              <w:pStyle w:val="TablaNormal0"/>
            </w:pPr>
            <w:r w:rsidRPr="0091532D">
              <w:t>Verde</w:t>
            </w:r>
          </w:p>
        </w:tc>
        <w:tc>
          <w:tcPr>
            <w:tcW w:w="2315" w:type="dxa"/>
          </w:tcPr>
          <w:p w:rsidR="007131C9" w:rsidRPr="0091532D" w:rsidRDefault="007131C9" w:rsidP="0091532D">
            <w:pPr>
              <w:pStyle w:val="TablaNormal0"/>
            </w:pPr>
            <w:r w:rsidRPr="0091532D">
              <w:rPr>
                <w:position w:val="-6"/>
              </w:rPr>
              <w:object w:dxaOrig="700" w:dyaOrig="279">
                <v:shape id="_x0000_i1179" type="#_x0000_t75" style="width:35.3pt;height:14.25pt" o:ole="">
                  <v:imagedata r:id="rId335" o:title=""/>
                </v:shape>
                <o:OLEObject Type="Embed" ProgID="Equation.DSMT4" ShapeID="_x0000_i1179" DrawAspect="Content" ObjectID="_1390059479" r:id="rId336"/>
              </w:object>
            </w:r>
          </w:p>
        </w:tc>
        <w:tc>
          <w:tcPr>
            <w:tcW w:w="2315" w:type="dxa"/>
          </w:tcPr>
          <w:p w:rsidR="007131C9" w:rsidRPr="0091532D" w:rsidRDefault="007131C9" w:rsidP="0091532D">
            <w:pPr>
              <w:pStyle w:val="TablaNormal0"/>
            </w:pPr>
            <w:r w:rsidRPr="0091532D">
              <w:rPr>
                <w:position w:val="-6"/>
              </w:rPr>
              <w:object w:dxaOrig="600" w:dyaOrig="279">
                <v:shape id="_x0000_i1180" type="#_x0000_t75" style="width:29.9pt;height:14.25pt" o:ole="">
                  <v:imagedata r:id="rId337" o:title=""/>
                </v:shape>
                <o:OLEObject Type="Embed" ProgID="Equation.DSMT4" ShapeID="_x0000_i1180" DrawAspect="Content" ObjectID="_1390059480" r:id="rId338"/>
              </w:object>
            </w:r>
          </w:p>
        </w:tc>
        <w:tc>
          <w:tcPr>
            <w:tcW w:w="2316" w:type="dxa"/>
          </w:tcPr>
          <w:p w:rsidR="007131C9" w:rsidRPr="0091532D" w:rsidRDefault="007131C9" w:rsidP="0091532D">
            <w:pPr>
              <w:pStyle w:val="TablaNormal0"/>
            </w:pPr>
            <w:r w:rsidRPr="0091532D">
              <w:rPr>
                <w:position w:val="-10"/>
              </w:rPr>
              <w:object w:dxaOrig="800" w:dyaOrig="320">
                <v:shape id="_x0000_i1181" type="#_x0000_t75" style="width:40.1pt;height:16.3pt" o:ole="">
                  <v:imagedata r:id="rId339" o:title=""/>
                </v:shape>
                <o:OLEObject Type="Embed" ProgID="Equation.DSMT4" ShapeID="_x0000_i1181" DrawAspect="Content" ObjectID="_1390059481" r:id="rId340"/>
              </w:object>
            </w:r>
          </w:p>
        </w:tc>
      </w:tr>
      <w:tr w:rsidR="007131C9" w:rsidRPr="008D2941" w:rsidTr="007131C9">
        <w:tc>
          <w:tcPr>
            <w:tcW w:w="2315" w:type="dxa"/>
          </w:tcPr>
          <w:p w:rsidR="007131C9" w:rsidRPr="0091532D" w:rsidRDefault="007131C9" w:rsidP="0091532D">
            <w:pPr>
              <w:pStyle w:val="TablaNormal0"/>
            </w:pPr>
            <w:r w:rsidRPr="0091532D">
              <w:t>Azul</w:t>
            </w:r>
          </w:p>
        </w:tc>
        <w:tc>
          <w:tcPr>
            <w:tcW w:w="2315" w:type="dxa"/>
          </w:tcPr>
          <w:p w:rsidR="007131C9" w:rsidRPr="0091532D" w:rsidRDefault="000F1947" w:rsidP="0091532D">
            <w:pPr>
              <w:pStyle w:val="TablaNormal0"/>
            </w:pPr>
            <w:r w:rsidRPr="0091532D">
              <w:rPr>
                <w:position w:val="-6"/>
              </w:rPr>
              <w:object w:dxaOrig="740" w:dyaOrig="279">
                <v:shape id="_x0000_i1182" type="#_x0000_t75" style="width:36.7pt;height:14.25pt" o:ole="">
                  <v:imagedata r:id="rId341" o:title=""/>
                </v:shape>
                <o:OLEObject Type="Embed" ProgID="Equation.DSMT4" ShapeID="_x0000_i1182" DrawAspect="Content" ObjectID="_1390059482" r:id="rId342"/>
              </w:object>
            </w:r>
          </w:p>
        </w:tc>
        <w:tc>
          <w:tcPr>
            <w:tcW w:w="2315" w:type="dxa"/>
          </w:tcPr>
          <w:p w:rsidR="007131C9" w:rsidRPr="0091532D" w:rsidRDefault="000F1947" w:rsidP="0091532D">
            <w:pPr>
              <w:pStyle w:val="TablaNormal0"/>
            </w:pPr>
            <w:r w:rsidRPr="0091532D">
              <w:rPr>
                <w:position w:val="-6"/>
              </w:rPr>
              <w:object w:dxaOrig="620" w:dyaOrig="279">
                <v:shape id="_x0000_i1183" type="#_x0000_t75" style="width:31.25pt;height:14.25pt" o:ole="">
                  <v:imagedata r:id="rId343" o:title=""/>
                </v:shape>
                <o:OLEObject Type="Embed" ProgID="Equation.DSMT4" ShapeID="_x0000_i1183" DrawAspect="Content" ObjectID="_1390059483" r:id="rId344"/>
              </w:object>
            </w:r>
          </w:p>
        </w:tc>
        <w:tc>
          <w:tcPr>
            <w:tcW w:w="2316" w:type="dxa"/>
          </w:tcPr>
          <w:p w:rsidR="007131C9" w:rsidRPr="0091532D" w:rsidRDefault="000F1947" w:rsidP="0091532D">
            <w:pPr>
              <w:pStyle w:val="TablaNormal0"/>
            </w:pPr>
            <w:r w:rsidRPr="0091532D">
              <w:rPr>
                <w:position w:val="-10"/>
              </w:rPr>
              <w:object w:dxaOrig="800" w:dyaOrig="320">
                <v:shape id="_x0000_i1184" type="#_x0000_t75" style="width:40.1pt;height:16.3pt" o:ole="">
                  <v:imagedata r:id="rId345" o:title=""/>
                </v:shape>
                <o:OLEObject Type="Embed" ProgID="Equation.DSMT4" ShapeID="_x0000_i1184" DrawAspect="Content" ObjectID="_1390059484" r:id="rId346"/>
              </w:object>
            </w:r>
          </w:p>
        </w:tc>
      </w:tr>
    </w:tbl>
    <w:p w:rsidR="007131C9" w:rsidRPr="0091532D" w:rsidRDefault="000F1947" w:rsidP="008D2941">
      <w:r w:rsidRPr="0091532D">
        <w:lastRenderedPageBreak/>
        <w:t xml:space="preserve">Utilizando el simulador se generó un espectro de emisión como el de la </w:t>
      </w:r>
      <w:r w:rsidRPr="0091532D">
        <w:fldChar w:fldCharType="begin"/>
      </w:r>
      <w:r w:rsidRPr="0091532D">
        <w:instrText xml:space="preserve"> REF _Ref316127234 \h </w:instrText>
      </w:r>
      <w:r w:rsidRPr="0091532D">
        <w:fldChar w:fldCharType="separate"/>
      </w:r>
      <w:r w:rsidRPr="008D2941">
        <w:t>Figura 2.3</w:t>
      </w:r>
      <w:r w:rsidRPr="0091532D">
        <w:fldChar w:fldCharType="end"/>
      </w:r>
      <w:r w:rsidRPr="0091532D">
        <w:t xml:space="preserve"> y se configuró un plano inclinado donde el extremo izquierdo posee una altura de </w:t>
      </w:r>
      <w:r w:rsidRPr="0091532D">
        <w:rPr>
          <w:position w:val="-12"/>
        </w:rPr>
        <w:object w:dxaOrig="1260" w:dyaOrig="360">
          <v:shape id="_x0000_i1185" type="#_x0000_t75" style="width:63.15pt;height:18.35pt" o:ole="">
            <v:imagedata r:id="rId347" o:title=""/>
          </v:shape>
          <o:OLEObject Type="Embed" ProgID="Equation.DSMT4" ShapeID="_x0000_i1185" DrawAspect="Content" ObjectID="_1390059485" r:id="rId348"/>
        </w:object>
      </w:r>
      <w:r w:rsidRPr="0091532D">
        <w:t xml:space="preserve"> y el extremo derecho una altura </w:t>
      </w:r>
      <w:r w:rsidRPr="0091532D">
        <w:rPr>
          <w:position w:val="-12"/>
        </w:rPr>
        <w:object w:dxaOrig="1300" w:dyaOrig="360">
          <v:shape id="_x0000_i1186" type="#_x0000_t75" style="width:65.2pt;height:18.35pt" o:ole="">
            <v:imagedata r:id="rId349" o:title=""/>
          </v:shape>
          <o:OLEObject Type="Embed" ProgID="Equation.DSMT4" ShapeID="_x0000_i1186" DrawAspect="Content" ObjectID="_1390059486" r:id="rId350"/>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0F1947" w:rsidRPr="008D2941" w:rsidTr="0091532D">
        <w:tc>
          <w:tcPr>
            <w:tcW w:w="9261" w:type="dxa"/>
          </w:tcPr>
          <w:p w:rsidR="000F1947" w:rsidRPr="0091532D" w:rsidRDefault="000F1947" w:rsidP="0091532D">
            <w:pPr>
              <w:pStyle w:val="Epgrafe"/>
            </w:pPr>
            <w:r w:rsidRPr="0091532D">
              <w:rPr>
                <w:noProof/>
                <w:lang w:eastAsia="es-VE"/>
              </w:rPr>
              <w:drawing>
                <wp:inline distT="0" distB="0" distL="0" distR="0" wp14:anchorId="09F9C627" wp14:editId="4E3382DC">
                  <wp:extent cx="4761781" cy="164764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z_blanca.png"/>
                          <pic:cNvPicPr/>
                        </pic:nvPicPr>
                        <pic:blipFill rotWithShape="1">
                          <a:blip r:embed="rId351">
                            <a:extLst>
                              <a:ext uri="{28A0092B-C50C-407E-A947-70E740481C1C}">
                                <a14:useLocalDpi xmlns:a14="http://schemas.microsoft.com/office/drawing/2010/main" val="0"/>
                              </a:ext>
                            </a:extLst>
                          </a:blip>
                          <a:srcRect t="65399"/>
                          <a:stretch/>
                        </pic:blipFill>
                        <pic:spPr bwMode="auto">
                          <a:xfrm>
                            <a:off x="0" y="0"/>
                            <a:ext cx="4762500" cy="1647894"/>
                          </a:xfrm>
                          <a:prstGeom prst="rect">
                            <a:avLst/>
                          </a:prstGeom>
                          <a:ln>
                            <a:noFill/>
                          </a:ln>
                          <a:extLst>
                            <a:ext uri="{53640926-AAD7-44D8-BBD7-CCE9431645EC}">
                              <a14:shadowObscured xmlns:a14="http://schemas.microsoft.com/office/drawing/2010/main"/>
                            </a:ext>
                          </a:extLst>
                        </pic:spPr>
                      </pic:pic>
                    </a:graphicData>
                  </a:graphic>
                </wp:inline>
              </w:drawing>
            </w:r>
          </w:p>
        </w:tc>
      </w:tr>
      <w:tr w:rsidR="000F1947" w:rsidRPr="008D2941" w:rsidTr="0091532D">
        <w:tc>
          <w:tcPr>
            <w:tcW w:w="9261" w:type="dxa"/>
          </w:tcPr>
          <w:p w:rsidR="000F1947" w:rsidRPr="0091532D" w:rsidRDefault="003E1CD9" w:rsidP="0091532D">
            <w:pPr>
              <w:pStyle w:val="Epgrafe"/>
            </w:pPr>
            <w:bookmarkStart w:id="132" w:name="_Toc316315833"/>
            <w:r w:rsidRPr="008D2941">
              <w:t xml:space="preserve">Figura </w:t>
            </w:r>
            <w:ins w:id="133" w:author="veloz" w:date="2012-02-06T18:42:00Z">
              <w:r w:rsidR="006578E8">
                <w:fldChar w:fldCharType="begin"/>
              </w:r>
              <w:r w:rsidR="006578E8">
                <w:instrText xml:space="preserve"> STYLEREF 1 \s </w:instrText>
              </w:r>
            </w:ins>
            <w:r w:rsidR="006578E8">
              <w:fldChar w:fldCharType="separate"/>
            </w:r>
            <w:r w:rsidR="006578E8">
              <w:rPr>
                <w:noProof/>
              </w:rPr>
              <w:t>2</w:t>
            </w:r>
            <w:ins w:id="134"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35" w:author="veloz" w:date="2012-02-06T18:42:00Z">
              <w:r w:rsidR="006578E8">
                <w:rPr>
                  <w:noProof/>
                </w:rPr>
                <w:t>5</w:t>
              </w:r>
              <w:r w:rsidR="006578E8">
                <w:fldChar w:fldCharType="end"/>
              </w:r>
            </w:ins>
            <w:del w:id="136" w:author="veloz" w:date="2012-02-06T18:17:00Z">
              <w:r w:rsidRPr="0091532D" w:rsidDel="00965F81">
                <w:fldChar w:fldCharType="begin"/>
              </w:r>
              <w:r w:rsidRPr="0091532D" w:rsidDel="00965F81">
                <w:delInstrText xml:space="preserve"> STYLEREF 1 \s </w:delInstrText>
              </w:r>
              <w:r w:rsidRPr="0091532D" w:rsidDel="00965F81">
                <w:fldChar w:fldCharType="separate"/>
              </w:r>
              <w:r w:rsidRPr="0091532D" w:rsidDel="00965F81">
                <w:delText>2</w:delText>
              </w:r>
              <w:r w:rsidRPr="0091532D" w:rsidDel="00965F81">
                <w:fldChar w:fldCharType="end"/>
              </w:r>
              <w:r w:rsidRPr="0091532D" w:rsidDel="00965F81">
                <w:delText>.</w:delText>
              </w:r>
              <w:r w:rsidR="00A810AC" w:rsidDel="00965F81">
                <w:fldChar w:fldCharType="begin"/>
              </w:r>
              <w:r w:rsidR="00A810AC" w:rsidDel="00965F81">
                <w:delInstrText xml:space="preserve"> SEQ Figura \* ARABIC \s 1 </w:delInstrText>
              </w:r>
              <w:r w:rsidR="00A810AC" w:rsidDel="00965F81">
                <w:fldChar w:fldCharType="separate"/>
              </w:r>
              <w:r w:rsidRPr="0091532D" w:rsidDel="00965F81">
                <w:delText>5</w:delText>
              </w:r>
              <w:r w:rsidR="00A810AC" w:rsidDel="00965F81">
                <w:fldChar w:fldCharType="end"/>
              </w:r>
            </w:del>
            <w:r w:rsidRPr="0091532D">
              <w:t xml:space="preserve">: Interferograma simulado con fuente como iluminador </w:t>
            </w:r>
            <w:r w:rsidR="008D2941" w:rsidRPr="0091532D">
              <w:t>estándar</w:t>
            </w:r>
            <w:r w:rsidRPr="0091532D">
              <w:t xml:space="preserve"> A de la CIE</w:t>
            </w:r>
            <w:bookmarkEnd w:id="132"/>
          </w:p>
        </w:tc>
      </w:tr>
    </w:tbl>
    <w:p w:rsidR="003E1CD9" w:rsidRPr="0091532D" w:rsidRDefault="003E1CD9" w:rsidP="008D2941">
      <w:bookmarkStart w:id="137" w:name="_Toc316133530"/>
      <w:r w:rsidRPr="0091532D">
        <w:t xml:space="preserve">La ganancia de la cámara se ajustó de tal forma que el color a los extremos del interferograma </w:t>
      </w:r>
      <w:r w:rsidR="008D2941" w:rsidRPr="008D2941">
        <w:t>coincidiera</w:t>
      </w:r>
      <w:r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Pr="0091532D">
        <w:rPr>
          <w:position w:val="-6"/>
        </w:rPr>
        <w:object w:dxaOrig="840" w:dyaOrig="279">
          <v:shape id="_x0000_i1187" type="#_x0000_t75" style="width:42.1pt;height:14.25pt" o:ole="">
            <v:imagedata r:id="rId352" o:title=""/>
          </v:shape>
          <o:OLEObject Type="Embed" ProgID="Equation.DSMT4" ShapeID="_x0000_i1187" DrawAspect="Content" ObjectID="_1390059487" r:id="rId353"/>
        </w:object>
      </w:r>
      <w:r w:rsidRPr="0091532D">
        <w:t xml:space="preserve">, </w:t>
      </w:r>
      <w:r w:rsidRPr="0091532D">
        <w:rPr>
          <w:position w:val="-6"/>
        </w:rPr>
        <w:object w:dxaOrig="840" w:dyaOrig="279">
          <v:shape id="_x0000_i1188" type="#_x0000_t75" style="width:42.1pt;height:14.25pt" o:ole="">
            <v:imagedata r:id="rId354" o:title=""/>
          </v:shape>
          <o:OLEObject Type="Embed" ProgID="Equation.DSMT4" ShapeID="_x0000_i1188" DrawAspect="Content" ObjectID="_1390059488" r:id="rId355"/>
        </w:object>
      </w:r>
      <w:r w:rsidRPr="0091532D">
        <w:t xml:space="preserve"> y </w:t>
      </w:r>
      <w:r w:rsidRPr="0091532D">
        <w:rPr>
          <w:position w:val="-6"/>
        </w:rPr>
        <w:object w:dxaOrig="840" w:dyaOrig="279">
          <v:shape id="_x0000_i1189" type="#_x0000_t75" style="width:42.1pt;height:14.25pt" o:ole="">
            <v:imagedata r:id="rId356" o:title=""/>
          </v:shape>
          <o:OLEObject Type="Embed" ProgID="Equation.DSMT4" ShapeID="_x0000_i1189" DrawAspect="Content" ObjectID="_1390059489" r:id="rId357"/>
        </w:object>
      </w:r>
      <w:r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0" type="#_x0000_t75" style="width:36pt;height:16.3pt" o:ole="">
            <v:imagedata r:id="rId358" o:title=""/>
          </v:shape>
          <o:OLEObject Type="Embed" ProgID="Equation.DSMT4" ShapeID="_x0000_i1190" DrawAspect="Content" ObjectID="_1390059490" r:id="rId359"/>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191" type="#_x0000_t75" style="width:40.1pt;height:16.3pt" o:ole="">
            <v:imagedata r:id="rId360" o:title=""/>
          </v:shape>
          <o:OLEObject Type="Embed" ProgID="Equation.DSMT4" ShapeID="_x0000_i1191" DrawAspect="Content" ObjectID="_1390059491" r:id="rId361"/>
        </w:object>
      </w:r>
      <w:r w:rsidR="003C0CAA" w:rsidRPr="0091532D">
        <w:t xml:space="preserve"> si no tuviese la ganancia, este valor se acerca a los valores predichos.</w:t>
      </w:r>
    </w:p>
    <w:p w:rsidR="00581256" w:rsidRPr="0091532D" w:rsidRDefault="00581256" w:rsidP="0091532D">
      <w:pPr>
        <w:pStyle w:val="Ttulo3"/>
      </w:pPr>
      <w:r w:rsidRPr="0091532D">
        <w:t>Replicación de un interferograma real</w:t>
      </w:r>
      <w:bookmarkEnd w:id="137"/>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 xml:space="preserve">hecho por ablación iónica sobre una superficie de silicio </w:t>
      </w:r>
      <w:proofErr w:type="spellStart"/>
      <w:r w:rsidR="00A572E8" w:rsidRPr="0091532D">
        <w:t>clivado</w:t>
      </w:r>
      <w:proofErr w:type="spellEnd"/>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29627E" w:rsidRPr="0091532D">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29627E" w:rsidRPr="0091532D">
        <w:t>[</w:t>
      </w:r>
      <w:hyperlink w:anchor="_ENREF_10" w:tooltip="González-Laprea, 2011 #37" w:history="1">
        <w:r w:rsidR="00965F81" w:rsidRPr="0091532D">
          <w:t>10</w:t>
        </w:r>
      </w:hyperlink>
      <w:r w:rsidR="0029627E" w:rsidRPr="0091532D">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7131C9" w:rsidRPr="008D2941">
        <w:t>Figura 2.5</w:t>
      </w:r>
      <w:r w:rsidR="00FD7C40" w:rsidRPr="0091532D">
        <w:fldChar w:fldCharType="end"/>
      </w:r>
      <w:r w:rsidR="00FD7C40" w:rsidRPr="0091532D">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A572E8" w:rsidRPr="008D2941" w:rsidTr="0091532D">
        <w:tc>
          <w:tcPr>
            <w:tcW w:w="9261" w:type="dxa"/>
          </w:tcPr>
          <w:p w:rsidR="00A572E8" w:rsidRPr="0091532D" w:rsidRDefault="00A572E8" w:rsidP="0091532D">
            <w:pPr>
              <w:pStyle w:val="Epgrafe"/>
            </w:pPr>
            <w:r w:rsidRPr="0091532D">
              <w:rPr>
                <w:noProof/>
                <w:lang w:eastAsia="es-VE"/>
              </w:rPr>
              <w:drawing>
                <wp:inline distT="0" distB="0" distL="0" distR="0" wp14:anchorId="56D37F32" wp14:editId="0AC37D54">
                  <wp:extent cx="5581290" cy="451402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 caract.png"/>
                          <pic:cNvPicPr/>
                        </pic:nvPicPr>
                        <pic:blipFill rotWithShape="1">
                          <a:blip r:embed="rId362">
                            <a:extLst>
                              <a:ext uri="{28A0092B-C50C-407E-A947-70E740481C1C}">
                                <a14:useLocalDpi xmlns:a14="http://schemas.microsoft.com/office/drawing/2010/main" val="0"/>
                              </a:ext>
                            </a:extLst>
                          </a:blip>
                          <a:srcRect l="2086" t="2185" r="2831" b="3894"/>
                          <a:stretch/>
                        </pic:blipFill>
                        <pic:spPr bwMode="auto">
                          <a:xfrm>
                            <a:off x="0" y="0"/>
                            <a:ext cx="5584677" cy="4516762"/>
                          </a:xfrm>
                          <a:prstGeom prst="rect">
                            <a:avLst/>
                          </a:prstGeom>
                          <a:ln>
                            <a:noFill/>
                          </a:ln>
                          <a:extLst>
                            <a:ext uri="{53640926-AAD7-44D8-BBD7-CCE9431645EC}">
                              <a14:shadowObscured xmlns:a14="http://schemas.microsoft.com/office/drawing/2010/main"/>
                            </a:ext>
                          </a:extLst>
                        </pic:spPr>
                      </pic:pic>
                    </a:graphicData>
                  </a:graphic>
                </wp:inline>
              </w:drawing>
            </w:r>
          </w:p>
        </w:tc>
      </w:tr>
      <w:tr w:rsidR="00A572E8" w:rsidRPr="008D2941" w:rsidTr="007131C9">
        <w:tc>
          <w:tcPr>
            <w:tcW w:w="9261" w:type="dxa"/>
          </w:tcPr>
          <w:p w:rsidR="00A572E8" w:rsidRPr="0091532D" w:rsidRDefault="00A572E8" w:rsidP="00965F81">
            <w:pPr>
              <w:pStyle w:val="Epgrafe"/>
              <w:rPr>
                <w:lang w:eastAsia="es-VE"/>
              </w:rPr>
            </w:pPr>
            <w:bookmarkStart w:id="138" w:name="_Ref315952438"/>
            <w:bookmarkStart w:id="139" w:name="_Toc316315834"/>
            <w:r w:rsidRPr="008D2941">
              <w:t xml:space="preserve">Figura </w:t>
            </w:r>
            <w:ins w:id="140" w:author="veloz" w:date="2012-02-06T18:42:00Z">
              <w:r w:rsidR="006578E8">
                <w:fldChar w:fldCharType="begin"/>
              </w:r>
              <w:r w:rsidR="006578E8">
                <w:instrText xml:space="preserve"> STYLEREF 1 \s </w:instrText>
              </w:r>
            </w:ins>
            <w:r w:rsidR="006578E8">
              <w:fldChar w:fldCharType="separate"/>
            </w:r>
            <w:r w:rsidR="006578E8">
              <w:rPr>
                <w:noProof/>
              </w:rPr>
              <w:t>2</w:t>
            </w:r>
            <w:ins w:id="141"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42" w:author="veloz" w:date="2012-02-06T18:42:00Z">
              <w:r w:rsidR="006578E8">
                <w:rPr>
                  <w:noProof/>
                </w:rPr>
                <w:t>6</w:t>
              </w:r>
              <w:r w:rsidR="006578E8">
                <w:fldChar w:fldCharType="end"/>
              </w:r>
            </w:ins>
            <w:del w:id="143"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6</w:delText>
              </w:r>
              <w:r w:rsidR="003E1CD9" w:rsidRPr="0091532D" w:rsidDel="00965F81">
                <w:fldChar w:fldCharType="end"/>
              </w:r>
            </w:del>
            <w:bookmarkEnd w:id="138"/>
            <w:r w:rsidRPr="008D2941">
              <w:t>: Perfil del Pozo</w:t>
            </w:r>
            <w:r w:rsidR="00AE3D6A" w:rsidRPr="008D2941">
              <w:t xml:space="preserve"> hecho con ablación iónica en una superficie de silicio </w:t>
            </w:r>
            <w:proofErr w:type="spellStart"/>
            <w:r w:rsidR="00AE3D6A" w:rsidRPr="008D2941">
              <w:t>clivado</w:t>
            </w:r>
            <w:proofErr w:type="spellEnd"/>
            <w:r w:rsidR="00AE3D6A" w:rsidRPr="008D2941">
              <w:t xml:space="preserve"> </w:t>
            </w:r>
            <w:r w:rsidR="00AE3D6A" w:rsidRPr="0091532D">
              <w:fldChar w:fldCharType="begin"/>
            </w:r>
            <w:r w:rsidR="0029627E" w:rsidRPr="008D2941">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AE3D6A" w:rsidRPr="0091532D">
              <w:fldChar w:fldCharType="separate"/>
            </w:r>
            <w:r w:rsidR="0029627E" w:rsidRPr="0091532D">
              <w:t>[</w:t>
            </w:r>
            <w:hyperlink w:anchor="_ENREF_10" w:tooltip="González-Laprea, 2011 #37" w:history="1">
              <w:r w:rsidR="00965F81" w:rsidRPr="0091532D">
                <w:t>10</w:t>
              </w:r>
            </w:hyperlink>
            <w:r w:rsidR="0029627E" w:rsidRPr="0091532D">
              <w:t>]</w:t>
            </w:r>
            <w:bookmarkEnd w:id="139"/>
            <w:r w:rsidR="00AE3D6A" w:rsidRPr="0091532D">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192" type="#_x0000_t75" style="width:48.25pt;height:16.3pt" o:ole="">
            <v:imagedata r:id="rId363" o:title=""/>
          </v:shape>
          <o:OLEObject Type="Embed" ProgID="Equation.DSMT4" ShapeID="_x0000_i1192" DrawAspect="Content" ObjectID="_1390059492" r:id="rId364"/>
        </w:object>
      </w:r>
      <w:r w:rsidRPr="0091532D">
        <w:t xml:space="preserve"> de resolución a los niveles de grises de la imagen, es decir: </w:t>
      </w:r>
      <w:r w:rsidRPr="0091532D">
        <w:rPr>
          <w:position w:val="-10"/>
        </w:rPr>
        <w:object w:dxaOrig="520" w:dyaOrig="320">
          <v:shape id="_x0000_i1193" type="#_x0000_t75" style="width:25.8pt;height:16.3pt" o:ole="">
            <v:imagedata r:id="rId365" o:title=""/>
          </v:shape>
          <o:OLEObject Type="Embed" ProgID="Equation.DSMT4" ShapeID="_x0000_i1193" DrawAspect="Content" ObjectID="_1390059493" r:id="rId366"/>
        </w:object>
      </w:r>
      <w:r w:rsidRPr="0091532D">
        <w:t xml:space="preserve"> para el negro y </w:t>
      </w:r>
      <w:r w:rsidRPr="0091532D">
        <w:rPr>
          <w:position w:val="-10"/>
        </w:rPr>
        <w:object w:dxaOrig="960" w:dyaOrig="320">
          <v:shape id="_x0000_i1194" type="#_x0000_t75" style="width:48.25pt;height:16.3pt" o:ole="">
            <v:imagedata r:id="rId367" o:title=""/>
          </v:shape>
          <o:OLEObject Type="Embed" ProgID="Equation.DSMT4" ShapeID="_x0000_i1194" DrawAspect="Content" ObjectID="_1390059494" r:id="rId368"/>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lastRenderedPageBreak/>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195" type="#_x0000_t75" style="width:29.2pt;height:14.25pt" o:ole="">
            <v:imagedata r:id="rId369" o:title=""/>
          </v:shape>
          <o:OLEObject Type="Embed" ProgID="Equation.DSMT4" ShapeID="_x0000_i1195" DrawAspect="Content" ObjectID="_1390059495" r:id="rId370"/>
        </w:object>
      </w:r>
      <w:r w:rsidR="00867DDA" w:rsidRPr="0091532D">
        <w:t>,</w:t>
      </w:r>
      <w:r w:rsidRPr="0091532D">
        <w:t xml:space="preserve"> centrado en </w:t>
      </w:r>
      <w:r w:rsidRPr="0091532D">
        <w:rPr>
          <w:position w:val="-10"/>
        </w:rPr>
        <w:object w:dxaOrig="1280" w:dyaOrig="320">
          <v:shape id="_x0000_i1196" type="#_x0000_t75" style="width:63.85pt;height:16.3pt" o:ole="">
            <v:imagedata r:id="rId371" o:title=""/>
          </v:shape>
          <o:OLEObject Type="Embed" ProgID="Equation.DSMT4" ShapeID="_x0000_i1196" DrawAspect="Content" ObjectID="_1390059496" r:id="rId372"/>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197" type="#_x0000_t75" style="width:29.2pt;height:14.25pt" o:ole="">
            <v:imagedata r:id="rId373" o:title=""/>
          </v:shape>
          <o:OLEObject Type="Embed" ProgID="Equation.DSMT4" ShapeID="_x0000_i1197" DrawAspect="Content" ObjectID="_1390059497" r:id="rId374"/>
        </w:object>
      </w:r>
      <w:r w:rsidR="00FD7C40" w:rsidRPr="0091532D">
        <w:t xml:space="preserve"> centrada en </w:t>
      </w:r>
      <w:r w:rsidR="00FD7C40" w:rsidRPr="0091532D">
        <w:rPr>
          <w:position w:val="-10"/>
        </w:rPr>
        <w:object w:dxaOrig="1280" w:dyaOrig="320">
          <v:shape id="_x0000_i1198" type="#_x0000_t75" style="width:63.85pt;height:16.3pt" o:ole="">
            <v:imagedata r:id="rId375" o:title=""/>
          </v:shape>
          <o:OLEObject Type="Embed" ProgID="Equation.DSMT4" ShapeID="_x0000_i1198" DrawAspect="Content" ObjectID="_1390059498" r:id="rId376"/>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199" type="#_x0000_t75" style="width:29.9pt;height:14.25pt" o:ole="">
            <v:imagedata r:id="rId377" o:title=""/>
          </v:shape>
          <o:OLEObject Type="Embed" ProgID="Equation.DSMT4" ShapeID="_x0000_i1199" DrawAspect="Content" ObjectID="_1390059499" r:id="rId378"/>
        </w:object>
      </w:r>
      <w:r w:rsidR="001E6275" w:rsidRPr="0091532D">
        <w:t xml:space="preserve"> y frecuencia </w:t>
      </w:r>
      <w:r w:rsidR="001E6275" w:rsidRPr="0091532D">
        <w:rPr>
          <w:position w:val="-6"/>
        </w:rPr>
        <w:object w:dxaOrig="600" w:dyaOrig="279">
          <v:shape id="_x0000_i1200" type="#_x0000_t75" style="width:29.9pt;height:14.25pt" o:ole="">
            <v:imagedata r:id="rId379" o:title=""/>
          </v:shape>
          <o:OLEObject Type="Embed" ProgID="Equation.DSMT4" ShapeID="_x0000_i1200" DrawAspect="Content" ObjectID="_1390059500" r:id="rId380"/>
        </w:object>
      </w:r>
      <w:r w:rsidR="00B80462" w:rsidRPr="0091532D">
        <w:t xml:space="preserve"> para obtener disminución del contraste</w:t>
      </w:r>
      <w:r w:rsidR="001E6275" w:rsidRPr="0091532D">
        <w:t>, se obtuvo una imagen que reproduce bastante bien el interferograma obtenido con el sistema real.</w:t>
      </w:r>
      <w:r w:rsidR="00B80462" w:rsidRPr="0091532D">
        <w:t xml:space="preserve"> En la </w:t>
      </w:r>
      <w:r w:rsidR="00B80462" w:rsidRPr="0091532D">
        <w:fldChar w:fldCharType="begin"/>
      </w:r>
      <w:r w:rsidR="00B80462" w:rsidRPr="0091532D">
        <w:instrText xml:space="preserve"> REF _Ref315956198 \h </w:instrText>
      </w:r>
      <w:r w:rsidR="00B80462" w:rsidRPr="0091532D">
        <w:fldChar w:fldCharType="separate"/>
      </w:r>
      <w:r w:rsidR="007131C9" w:rsidRPr="008D2941">
        <w:t>Figura 2.6</w:t>
      </w:r>
      <w:r w:rsidR="00B80462" w:rsidRPr="0091532D">
        <w:fldChar w:fldCharType="end"/>
      </w:r>
      <w:r w:rsidR="00B80462" w:rsidRPr="0091532D">
        <w:t xml:space="preserve"> se puede observar las dos imágenes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31"/>
      </w:tblGrid>
      <w:tr w:rsidR="001E6275" w:rsidRPr="008D2941" w:rsidTr="0091532D">
        <w:tc>
          <w:tcPr>
            <w:tcW w:w="4630" w:type="dxa"/>
          </w:tcPr>
          <w:p w:rsidR="001E6275" w:rsidRPr="0091532D" w:rsidRDefault="001E6275" w:rsidP="0091532D">
            <w:pPr>
              <w:pStyle w:val="Epgrafe"/>
            </w:pPr>
            <w:r w:rsidRPr="0091532D">
              <w:rPr>
                <w:noProof/>
                <w:lang w:eastAsia="es-VE"/>
              </w:rPr>
              <w:drawing>
                <wp:inline distT="0" distB="0" distL="0" distR="0" wp14:anchorId="7585057D" wp14:editId="0B3086C6">
                  <wp:extent cx="2520000" cy="25200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real.png"/>
                          <pic:cNvPicPr/>
                        </pic:nvPicPr>
                        <pic:blipFill>
                          <a:blip r:embed="rId381">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631" w:type="dxa"/>
          </w:tcPr>
          <w:p w:rsidR="001E6275" w:rsidRPr="0091532D" w:rsidRDefault="001E6275" w:rsidP="0091532D">
            <w:pPr>
              <w:pStyle w:val="Epgrafe"/>
            </w:pPr>
            <w:r w:rsidRPr="0091532D">
              <w:rPr>
                <w:noProof/>
                <w:lang w:eastAsia="es-VE"/>
              </w:rPr>
              <w:drawing>
                <wp:inline distT="0" distB="0" distL="0" distR="0" wp14:anchorId="2A679CBE" wp14:editId="63F4F74B">
                  <wp:extent cx="2520000" cy="25200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o_simulado_2.png"/>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r w:rsidR="001E6275" w:rsidRPr="008D2941" w:rsidTr="007131C9">
        <w:tc>
          <w:tcPr>
            <w:tcW w:w="9261" w:type="dxa"/>
            <w:gridSpan w:val="2"/>
          </w:tcPr>
          <w:p w:rsidR="001E6275" w:rsidRPr="0091532D" w:rsidRDefault="001E6275" w:rsidP="00965F81">
            <w:pPr>
              <w:pStyle w:val="Epgrafe"/>
              <w:rPr>
                <w:sz w:val="24"/>
              </w:rPr>
            </w:pPr>
            <w:bookmarkStart w:id="144" w:name="_Ref315956198"/>
            <w:bookmarkStart w:id="145" w:name="_Toc316315835"/>
            <w:bookmarkStart w:id="146" w:name="_Ref316315903"/>
            <w:r w:rsidRPr="008D2941">
              <w:t xml:space="preserve">Figura </w:t>
            </w:r>
            <w:ins w:id="147" w:author="veloz" w:date="2012-02-06T18:42:00Z">
              <w:r w:rsidR="006578E8">
                <w:fldChar w:fldCharType="begin"/>
              </w:r>
              <w:r w:rsidR="006578E8">
                <w:instrText xml:space="preserve"> STYLEREF 1 \s </w:instrText>
              </w:r>
            </w:ins>
            <w:r w:rsidR="006578E8">
              <w:fldChar w:fldCharType="separate"/>
            </w:r>
            <w:r w:rsidR="006578E8">
              <w:rPr>
                <w:noProof/>
              </w:rPr>
              <w:t>2</w:t>
            </w:r>
            <w:ins w:id="148"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49" w:author="veloz" w:date="2012-02-06T18:42:00Z">
              <w:r w:rsidR="006578E8">
                <w:rPr>
                  <w:noProof/>
                </w:rPr>
                <w:t>7</w:t>
              </w:r>
              <w:r w:rsidR="006578E8">
                <w:fldChar w:fldCharType="end"/>
              </w:r>
            </w:ins>
            <w:bookmarkEnd w:id="146"/>
            <w:del w:id="150" w:author="veloz" w:date="2012-02-06T18:17:00Z">
              <w:r w:rsidR="003E1CD9" w:rsidRPr="0091532D" w:rsidDel="00965F81">
                <w:fldChar w:fldCharType="begin"/>
              </w:r>
              <w:r w:rsidR="003E1CD9" w:rsidRPr="008D2941" w:rsidDel="00965F81">
                <w:delInstrText xml:space="preserve"> STYLEREF 1 \s </w:delInstrText>
              </w:r>
              <w:r w:rsidR="003E1CD9" w:rsidRPr="0091532D" w:rsidDel="00965F81">
                <w:fldChar w:fldCharType="separate"/>
              </w:r>
              <w:r w:rsidR="003E1CD9" w:rsidRPr="0091532D" w:rsidDel="00965F81">
                <w:delText>2</w:delText>
              </w:r>
              <w:r w:rsidR="003E1CD9" w:rsidRPr="0091532D" w:rsidDel="00965F81">
                <w:fldChar w:fldCharType="end"/>
              </w:r>
              <w:r w:rsidR="003E1CD9" w:rsidRPr="008D2941" w:rsidDel="00965F81">
                <w:delText>.</w:delText>
              </w:r>
              <w:r w:rsidR="003E1CD9" w:rsidRPr="0091532D" w:rsidDel="00965F81">
                <w:fldChar w:fldCharType="begin"/>
              </w:r>
              <w:r w:rsidR="003E1CD9" w:rsidRPr="008D2941" w:rsidDel="00965F81">
                <w:delInstrText xml:space="preserve"> SEQ Figura \* ARABIC \s 1 </w:delInstrText>
              </w:r>
              <w:r w:rsidR="003E1CD9" w:rsidRPr="0091532D" w:rsidDel="00965F81">
                <w:fldChar w:fldCharType="separate"/>
              </w:r>
              <w:r w:rsidR="003E1CD9" w:rsidRPr="0091532D" w:rsidDel="00965F81">
                <w:delText>7</w:delText>
              </w:r>
              <w:r w:rsidR="003E1CD9" w:rsidRPr="0091532D" w:rsidDel="00965F81">
                <w:fldChar w:fldCharType="end"/>
              </w:r>
            </w:del>
            <w:bookmarkEnd w:id="144"/>
            <w:r w:rsidRPr="008D2941">
              <w:t>: Interferograma real</w:t>
            </w:r>
            <w:r w:rsidR="00B80462" w:rsidRPr="008D2941">
              <w:t xml:space="preserve"> </w:t>
            </w:r>
            <w:r w:rsidR="00B80462" w:rsidRPr="0091532D">
              <w:fldChar w:fldCharType="begin"/>
            </w:r>
            <w:r w:rsidR="008D2941">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B80462" w:rsidRPr="0091532D">
              <w:fldChar w:fldCharType="separate"/>
            </w:r>
            <w:r w:rsidR="008D2941">
              <w:rPr>
                <w:noProof/>
              </w:rPr>
              <w:t>[</w:t>
            </w:r>
            <w:hyperlink w:anchor="_ENREF_10" w:tooltip="González-Laprea, 2011 #37" w:history="1">
              <w:r w:rsidR="00965F81">
                <w:rPr>
                  <w:noProof/>
                </w:rPr>
                <w:t>10</w:t>
              </w:r>
            </w:hyperlink>
            <w:r w:rsidR="008D2941">
              <w:rPr>
                <w:noProof/>
              </w:rPr>
              <w:t>]</w:t>
            </w:r>
            <w:r w:rsidR="00B80462" w:rsidRPr="0091532D">
              <w:fldChar w:fldCharType="end"/>
            </w:r>
            <w:r w:rsidRPr="008D2941">
              <w:t xml:space="preserve"> (izquierda) y simulado (derecha)</w:t>
            </w:r>
            <w:bookmarkEnd w:id="145"/>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151" w:name="_Toc316133531"/>
      <w:r w:rsidRPr="0091532D">
        <w:lastRenderedPageBreak/>
        <w:t>Conclusión</w:t>
      </w:r>
      <w:bookmarkEnd w:id="151"/>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152" w:name="_Toc316133532"/>
      <w:r w:rsidRPr="008D2941">
        <w:t>CAPITULO III</w:t>
      </w:r>
      <w:r w:rsidRPr="008D2941">
        <w:br/>
      </w:r>
      <w:r w:rsidRPr="008D2941">
        <w:br/>
        <w:t>Algoritmo de Control</w:t>
      </w:r>
      <w:bookmarkEnd w:id="152"/>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784905" w:rsidRPr="008D2941">
        <w:t>Debido a la integración que realiza la cámara durante el tiempo de exposición, el efecto de las vibraciones mecánicas se traduce en una reducción de contraste y/o un movimiento de las franjas del interferograma.</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BD23DC" w:rsidP="00784905">
      <w:ins w:id="153" w:author="veloz" w:date="2012-02-06T17:36:00Z">
        <w:r>
          <w:t xml:space="preserve">Una de </w:t>
        </w:r>
      </w:ins>
      <w:del w:id="154" w:author="veloz" w:date="2012-02-06T17:36:00Z">
        <w:r w:rsidR="00784905" w:rsidRPr="008D2941" w:rsidDel="00BD23DC">
          <w:delText>L</w:delText>
        </w:r>
      </w:del>
      <w:ins w:id="155" w:author="veloz" w:date="2012-02-06T17:36:00Z">
        <w:r>
          <w:t>l</w:t>
        </w:r>
      </w:ins>
      <w:r w:rsidR="00784905" w:rsidRPr="008D2941">
        <w:t>a</w:t>
      </w:r>
      <w:ins w:id="156" w:author="veloz" w:date="2012-02-06T17:36:00Z">
        <w:r>
          <w:t>s</w:t>
        </w:r>
      </w:ins>
      <w:r w:rsidR="00784905" w:rsidRPr="008D2941">
        <w:t xml:space="preserve"> característica</w:t>
      </w:r>
      <w:ins w:id="157" w:author="veloz" w:date="2012-02-06T17:36:00Z">
        <w:r>
          <w:t>s</w:t>
        </w:r>
      </w:ins>
      <w:r w:rsidR="00784905" w:rsidRPr="008D2941">
        <w:t xml:space="preserve"> principal</w:t>
      </w:r>
      <w:ins w:id="158" w:author="veloz" w:date="2012-02-06T17:36:00Z">
        <w:r>
          <w:t>es</w:t>
        </w:r>
      </w:ins>
      <w:r w:rsidR="00784905" w:rsidRPr="008D2941">
        <w:t xml:space="preserve"> de </w:t>
      </w:r>
      <w:ins w:id="159" w:author="veloz" w:date="2012-02-06T17:36:00Z">
        <w:r>
          <w:t>é</w:t>
        </w:r>
      </w:ins>
      <w:del w:id="160" w:author="veloz" w:date="2012-02-06T17:36:00Z">
        <w:r w:rsidR="00784905" w:rsidRPr="008D2941" w:rsidDel="00BD23DC">
          <w:delText>e</w:delText>
        </w:r>
      </w:del>
      <w:r w:rsidR="00784905" w:rsidRPr="008D2941">
        <w:t>sta cámara</w:t>
      </w:r>
      <w:ins w:id="161" w:author="veloz" w:date="2012-02-06T17:36:00Z">
        <w:r>
          <w:t>,</w:t>
        </w:r>
      </w:ins>
      <w:r w:rsidR="00784905" w:rsidRPr="008D2941">
        <w:t xml:space="preserve"> es que la velocidad de adquisición de la cámara es ajustable, sin embargo, para obtener una buena calidad y tamaño de imagen, la rata de cuadros por segundo que puede obtener debe mantenerse en un número bajo.</w:t>
      </w:r>
    </w:p>
    <w:p w:rsidR="00784905" w:rsidRPr="008D2941" w:rsidRDefault="00784905" w:rsidP="00784905">
      <w:r w:rsidRPr="008D2941">
        <w:t xml:space="preserve">Observaciones iniciales indicaban que las vibraciones mecánicas tomadas a una velocidad de 30 cuadros por segundo, tenían un efecto de reducción del contraste debido a la superposición de las franjas durante el tiempo de integración. El movimiento </w:t>
      </w:r>
      <w:proofErr w:type="spellStart"/>
      <w:r w:rsidRPr="008D2941">
        <w:t>traslacional</w:t>
      </w:r>
      <w:proofErr w:type="spellEnd"/>
      <w:r w:rsidRPr="008D2941">
        <w:t xml:space="preserve"> de las franjas era muy pequeño.</w:t>
      </w:r>
    </w:p>
    <w:p w:rsidR="00784905" w:rsidRPr="008D2941" w:rsidRDefault="00784905" w:rsidP="00784905">
      <w:r w:rsidRPr="008D2941">
        <w:t xml:space="preserve">Si se pudiese variar la distancia del plano de imagen a la muestra en el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w:t>
      </w:r>
      <w:r w:rsidRPr="008D2941">
        <w:lastRenderedPageBreak/>
        <w:t xml:space="preserve">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 de las vibraciones para poder anularlas.</w:t>
      </w:r>
    </w:p>
    <w:p w:rsidR="00784905" w:rsidRDefault="00784905" w:rsidP="00784905">
      <w:pPr>
        <w:rPr>
          <w:ins w:id="162" w:author="veloz" w:date="2012-02-06T18:16:00Z"/>
        </w:rPr>
      </w:pPr>
      <w:r w:rsidRPr="008D2941">
        <w:t>Al no poseer un sistema con tales características se plantea tratar de reducir el efecto de las vibraciones sin un conocimiento explicito de la forma del ruido. Asumiendo que las franjas no se desplazan y solo reducen su contraste en presencia de las vibraciones y que esta reducción es 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3" w:author="veloz" w:date="2012-02-06T18:18:00Z">
          <w:tblPr>
            <w:tblStyle w:val="Tablaconcuadrcula"/>
            <w:tblW w:w="0" w:type="auto"/>
            <w:tblLook w:val="04A0" w:firstRow="1" w:lastRow="0" w:firstColumn="1" w:lastColumn="0" w:noHBand="0" w:noVBand="1"/>
          </w:tblPr>
        </w:tblPrChange>
      </w:tblPr>
      <w:tblGrid>
        <w:gridCol w:w="9337"/>
        <w:tblGridChange w:id="164">
          <w:tblGrid>
            <w:gridCol w:w="9337"/>
          </w:tblGrid>
        </w:tblGridChange>
      </w:tblGrid>
      <w:tr w:rsidR="00965F81" w:rsidTr="00965F81">
        <w:trPr>
          <w:ins w:id="165" w:author="veloz" w:date="2012-02-06T18:16:00Z"/>
        </w:trPr>
        <w:tc>
          <w:tcPr>
            <w:tcW w:w="9261" w:type="dxa"/>
            <w:tcPrChange w:id="166" w:author="veloz" w:date="2012-02-06T18:18:00Z">
              <w:tcPr>
                <w:tcW w:w="9261" w:type="dxa"/>
              </w:tcPr>
            </w:tcPrChange>
          </w:tcPr>
          <w:p w:rsidR="00965F81" w:rsidRDefault="00965F81" w:rsidP="00965F81">
            <w:pPr>
              <w:pStyle w:val="Epgrafe"/>
              <w:rPr>
                <w:ins w:id="167" w:author="veloz" w:date="2012-02-06T18:16:00Z"/>
              </w:rPr>
              <w:pPrChange w:id="168" w:author="veloz" w:date="2012-02-06T18:18:00Z">
                <w:pPr>
                  <w:ind w:firstLine="0"/>
                </w:pPr>
              </w:pPrChange>
            </w:pPr>
            <w:ins w:id="169" w:author="veloz" w:date="2012-02-06T18:17:00Z">
              <w:r>
                <w:rPr>
                  <w:noProof/>
                  <w:lang w:eastAsia="es-VE"/>
                </w:rPr>
                <w:drawing>
                  <wp:inline distT="0" distB="0" distL="0" distR="0" wp14:anchorId="6B4F917F" wp14:editId="668DAC0C">
                    <wp:extent cx="5791835" cy="345884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do2.png"/>
                            <pic:cNvPicPr/>
                          </pic:nvPicPr>
                          <pic:blipFill>
                            <a:blip r:embed="rId383">
                              <a:extLst>
                                <a:ext uri="{28A0092B-C50C-407E-A947-70E740481C1C}">
                                  <a14:useLocalDpi xmlns:a14="http://schemas.microsoft.com/office/drawing/2010/main" val="0"/>
                                </a:ext>
                              </a:extLst>
                            </a:blip>
                            <a:stretch>
                              <a:fillRect/>
                            </a:stretch>
                          </pic:blipFill>
                          <pic:spPr>
                            <a:xfrm>
                              <a:off x="0" y="0"/>
                              <a:ext cx="5791835" cy="3458845"/>
                            </a:xfrm>
                            <a:prstGeom prst="rect">
                              <a:avLst/>
                            </a:prstGeom>
                          </pic:spPr>
                        </pic:pic>
                      </a:graphicData>
                    </a:graphic>
                  </wp:inline>
                </w:drawing>
              </w:r>
            </w:ins>
          </w:p>
        </w:tc>
      </w:tr>
      <w:tr w:rsidR="00965F81" w:rsidTr="00965F81">
        <w:trPr>
          <w:ins w:id="170" w:author="veloz" w:date="2012-02-06T18:16:00Z"/>
        </w:trPr>
        <w:tc>
          <w:tcPr>
            <w:tcW w:w="9261" w:type="dxa"/>
            <w:tcPrChange w:id="171" w:author="veloz" w:date="2012-02-06T18:18:00Z">
              <w:tcPr>
                <w:tcW w:w="9261" w:type="dxa"/>
              </w:tcPr>
            </w:tcPrChange>
          </w:tcPr>
          <w:p w:rsidR="00965F81" w:rsidRDefault="00965F81" w:rsidP="00965F81">
            <w:pPr>
              <w:pStyle w:val="Epgrafe"/>
              <w:rPr>
                <w:ins w:id="172" w:author="veloz" w:date="2012-02-06T18:16:00Z"/>
              </w:rPr>
              <w:pPrChange w:id="173" w:author="veloz" w:date="2012-02-06T18:22:00Z">
                <w:pPr>
                  <w:ind w:firstLine="0"/>
                </w:pPr>
              </w:pPrChange>
            </w:pPr>
            <w:bookmarkStart w:id="174" w:name="_Toc316315836"/>
            <w:ins w:id="175" w:author="veloz" w:date="2012-02-06T18:20:00Z">
              <w:r w:rsidRPr="008D2941">
                <w:t xml:space="preserve">Figura </w:t>
              </w:r>
            </w:ins>
            <w:ins w:id="176" w:author="veloz" w:date="2012-02-06T18:42:00Z">
              <w:r w:rsidR="006578E8">
                <w:fldChar w:fldCharType="begin"/>
              </w:r>
              <w:r w:rsidR="006578E8">
                <w:instrText xml:space="preserve"> STYLEREF 1 \s </w:instrText>
              </w:r>
            </w:ins>
            <w:r w:rsidR="006578E8">
              <w:fldChar w:fldCharType="separate"/>
            </w:r>
            <w:r w:rsidR="006578E8">
              <w:rPr>
                <w:noProof/>
              </w:rPr>
              <w:t>3</w:t>
            </w:r>
            <w:ins w:id="177"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178" w:author="veloz" w:date="2012-02-06T18:42:00Z">
              <w:r w:rsidR="006578E8">
                <w:rPr>
                  <w:noProof/>
                </w:rPr>
                <w:t>1</w:t>
              </w:r>
              <w:r w:rsidR="006578E8">
                <w:fldChar w:fldCharType="end"/>
              </w:r>
            </w:ins>
            <w:ins w:id="179" w:author="veloz" w:date="2012-02-06T18:20:00Z">
              <w:r w:rsidRPr="008D2941">
                <w:t xml:space="preserve">: </w:t>
              </w:r>
            </w:ins>
            <w:bookmarkEnd w:id="174"/>
            <w:ins w:id="180" w:author="veloz" w:date="2012-02-06T18:22:00Z">
              <w:r>
                <w:t>Ruido simulado</w:t>
              </w:r>
            </w:ins>
          </w:p>
        </w:tc>
      </w:tr>
    </w:tbl>
    <w:p w:rsidR="00965F81" w:rsidRDefault="00965F81" w:rsidP="00784905">
      <w:pPr>
        <w:rPr>
          <w:ins w:id="181" w:author="veloz" w:date="2012-02-06T18:27:00Z"/>
        </w:rPr>
      </w:pPr>
      <w:ins w:id="182" w:author="veloz" w:date="2012-02-06T18:18:00Z">
        <w:r>
          <w:t xml:space="preserve">En la figura </w:t>
        </w:r>
      </w:ins>
      <w:ins w:id="183" w:author="veloz" w:date="2012-02-06T18:24:00Z">
        <w:r>
          <w:t>se muestra una simulaci</w:t>
        </w:r>
      </w:ins>
      <w:ins w:id="184" w:author="veloz" w:date="2012-02-06T18:25:00Z">
        <w:r>
          <w:t>ón de un ruido que tiene componentes frecuenciales de 30, 60 y 120 Hz con un ruido blanco añadido, se puede observar que a pesar de que el ruido no tiene un patr</w:t>
        </w:r>
      </w:ins>
      <w:ins w:id="185" w:author="veloz" w:date="2012-02-06T18:26:00Z">
        <w:r>
          <w:t xml:space="preserve">ón definido, la envolvente de este si lo tiene, y si se divide la señal en intervalos de tiempo equivalentes al tiempo de adquisición de cada imagen, se puede observar </w:t>
        </w:r>
        <w:r>
          <w:lastRenderedPageBreak/>
          <w:t xml:space="preserve">que existen </w:t>
        </w:r>
      </w:ins>
      <w:ins w:id="186" w:author="veloz" w:date="2012-02-06T18:27:00Z">
        <w:r>
          <w:t xml:space="preserve">ciertos picos </w:t>
        </w:r>
        <w:r w:rsidR="00B74FD6">
          <w:t>en la envolvente ubicados aproximadamente en el mismo tiempo en cada imagen. El algoritmo desarrollado busca tratar de minimizar estos picos en la envolvente.</w:t>
        </w:r>
      </w:ins>
    </w:p>
    <w:p w:rsidR="006578E8" w:rsidRDefault="00B74FD6" w:rsidP="006578E8">
      <w:pPr>
        <w:rPr>
          <w:ins w:id="187" w:author="veloz" w:date="2012-02-06T18:39:00Z"/>
        </w:rPr>
        <w:pPrChange w:id="188" w:author="veloz" w:date="2012-02-06T18:39:00Z">
          <w:pPr/>
        </w:pPrChange>
      </w:pPr>
      <w:ins w:id="189" w:author="veloz" w:date="2012-02-06T18:37:00Z">
        <w:r>
          <w:t>Con un micrófono pegado a la mesa de trabajo donde se encuentra el microscopio, se grabó un</w:t>
        </w:r>
        <w:r w:rsidR="006578E8">
          <w:t xml:space="preserve"> audio para tratar de capturar las vibraciones mec</w:t>
        </w:r>
      </w:ins>
      <w:ins w:id="190" w:author="veloz" w:date="2012-02-06T18:38:00Z">
        <w:r w:rsidR="006578E8">
          <w:t xml:space="preserve">ánicas que estaban presentes, a pesar de que el acople entre la mesa y el micrófono no era ni remotamente bueno, se pudo obtener </w:t>
        </w:r>
      </w:ins>
      <w:ins w:id="191" w:author="veloz" w:date="2012-02-06T18:39:00Z">
        <w:r w:rsidR="006578E8">
          <w:t xml:space="preserve">con un programa de audio llamado </w:t>
        </w:r>
        <w:proofErr w:type="spellStart"/>
        <w:r w:rsidR="006578E8">
          <w:t>Audacity</w:t>
        </w:r>
        <w:proofErr w:type="spellEnd"/>
        <w:r w:rsidR="006578E8">
          <w:t xml:space="preserve">, </w:t>
        </w:r>
      </w:ins>
      <w:ins w:id="192" w:author="veloz" w:date="2012-02-06T18:38:00Z">
        <w:r w:rsidR="006578E8">
          <w:t>un espectro</w:t>
        </w:r>
      </w:ins>
      <w:ins w:id="193" w:author="veloz" w:date="2012-02-06T18:39:00Z">
        <w:r w:rsidR="006578E8">
          <w:t xml:space="preserve"> en frecuencia </w:t>
        </w:r>
      </w:ins>
      <w:ins w:id="194" w:author="veloz" w:date="2012-02-06T18:38:00Z">
        <w:r w:rsidR="006578E8">
          <w:t>muy aproximado de las vibraciones</w:t>
        </w:r>
      </w:ins>
      <w:ins w:id="195" w:author="veloz" w:date="2012-02-06T18:39:00Z">
        <w:r w:rsidR="006578E8">
          <w:t xml:space="preserve"> que afectan al sistema. A continuación se muestra el espectro resultante.</w:t>
        </w:r>
      </w:ins>
    </w:p>
    <w:tbl>
      <w:tblPr>
        <w:tblStyle w:val="Tablaconcuadrcula"/>
        <w:tblW w:w="0" w:type="auto"/>
        <w:tblLook w:val="04A0" w:firstRow="1" w:lastRow="0" w:firstColumn="1" w:lastColumn="0" w:noHBand="0" w:noVBand="1"/>
      </w:tblPr>
      <w:tblGrid>
        <w:gridCol w:w="9337"/>
      </w:tblGrid>
      <w:tr w:rsidR="006578E8" w:rsidTr="006578E8">
        <w:trPr>
          <w:ins w:id="196" w:author="veloz" w:date="2012-02-06T18:39:00Z"/>
        </w:trPr>
        <w:tc>
          <w:tcPr>
            <w:tcW w:w="9261" w:type="dxa"/>
          </w:tcPr>
          <w:p w:rsidR="006578E8" w:rsidRDefault="006578E8" w:rsidP="006578E8">
            <w:pPr>
              <w:pStyle w:val="Epgrafe"/>
              <w:rPr>
                <w:ins w:id="197" w:author="veloz" w:date="2012-02-06T18:39:00Z"/>
              </w:rPr>
              <w:pPrChange w:id="198" w:author="veloz" w:date="2012-02-06T18:42:00Z">
                <w:pPr>
                  <w:ind w:firstLine="0"/>
                </w:pPr>
              </w:pPrChange>
            </w:pPr>
            <w:ins w:id="199" w:author="veloz" w:date="2012-02-06T18:41:00Z">
              <w:r>
                <w:rPr>
                  <w:noProof/>
                  <w:lang w:eastAsia="es-VE"/>
                </w:rPr>
                <w:drawing>
                  <wp:inline distT="0" distB="0" distL="0" distR="0" wp14:anchorId="13273CB4" wp14:editId="63507E72">
                    <wp:extent cx="5791835" cy="4206875"/>
                    <wp:effectExtent l="0" t="0" r="0"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tro del ruido.emf"/>
                            <pic:cNvPicPr/>
                          </pic:nvPicPr>
                          <pic:blipFill>
                            <a:blip r:embed="rId384">
                              <a:extLst>
                                <a:ext uri="{28A0092B-C50C-407E-A947-70E740481C1C}">
                                  <a14:useLocalDpi xmlns:a14="http://schemas.microsoft.com/office/drawing/2010/main" val="0"/>
                                </a:ext>
                              </a:extLst>
                            </a:blip>
                            <a:stretch>
                              <a:fillRect/>
                            </a:stretch>
                          </pic:blipFill>
                          <pic:spPr>
                            <a:xfrm>
                              <a:off x="0" y="0"/>
                              <a:ext cx="5791835" cy="4206875"/>
                            </a:xfrm>
                            <a:prstGeom prst="rect">
                              <a:avLst/>
                            </a:prstGeom>
                          </pic:spPr>
                        </pic:pic>
                      </a:graphicData>
                    </a:graphic>
                  </wp:inline>
                </w:drawing>
              </w:r>
            </w:ins>
          </w:p>
        </w:tc>
      </w:tr>
      <w:tr w:rsidR="006578E8" w:rsidTr="006578E8">
        <w:trPr>
          <w:ins w:id="200" w:author="veloz" w:date="2012-02-06T18:39:00Z"/>
        </w:trPr>
        <w:tc>
          <w:tcPr>
            <w:tcW w:w="9261" w:type="dxa"/>
          </w:tcPr>
          <w:p w:rsidR="006578E8" w:rsidRDefault="006578E8" w:rsidP="006578E8">
            <w:pPr>
              <w:pStyle w:val="Epgrafe"/>
              <w:rPr>
                <w:ins w:id="201" w:author="veloz" w:date="2012-02-06T18:39:00Z"/>
              </w:rPr>
              <w:pPrChange w:id="202" w:author="veloz" w:date="2012-02-06T18:42:00Z">
                <w:pPr>
                  <w:ind w:firstLine="0"/>
                </w:pPr>
              </w:pPrChange>
            </w:pPr>
            <w:ins w:id="203" w:author="veloz" w:date="2012-02-06T18:42:00Z">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Espectro en frecuencia del ruido obtenido con micrófono.</w:t>
              </w:r>
            </w:ins>
          </w:p>
        </w:tc>
      </w:tr>
    </w:tbl>
    <w:p w:rsidR="006578E8" w:rsidRDefault="006578E8" w:rsidP="006578E8">
      <w:pPr>
        <w:rPr>
          <w:ins w:id="204" w:author="veloz" w:date="2012-02-06T18:37:00Z"/>
        </w:rPr>
        <w:pPrChange w:id="205" w:author="veloz" w:date="2012-02-06T18:39:00Z">
          <w:pPr/>
        </w:pPrChange>
      </w:pPr>
      <w:ins w:id="206" w:author="veloz" w:date="2012-02-06T18:43:00Z">
        <w:r>
          <w:t>Cabe destacar que al grabar con un micr</w:t>
        </w:r>
      </w:ins>
      <w:ins w:id="207" w:author="veloz" w:date="2012-02-06T18:44:00Z">
        <w:r>
          <w:t xml:space="preserve">ófono, el sistema de adquisición de la tarjeta de sonido filtrará señales de muy baja frecuencia y señales de muy alta frecuencia, por lo general la tarjeta de sonido trabaja entre frecuencias desde 40Hz hasta </w:t>
        </w:r>
      </w:ins>
      <w:ins w:id="208" w:author="veloz" w:date="2012-02-06T18:46:00Z">
        <w:r>
          <w:t>44.</w:t>
        </w:r>
        <w:bookmarkStart w:id="209" w:name="_GoBack"/>
        <w:bookmarkEnd w:id="209"/>
        <w:r>
          <w:t>100</w:t>
        </w:r>
      </w:ins>
      <w:ins w:id="210" w:author="veloz" w:date="2012-02-06T18:44:00Z">
        <w:r>
          <w:t xml:space="preserve">Hz. </w:t>
        </w:r>
      </w:ins>
      <w:ins w:id="211" w:author="veloz" w:date="2012-02-06T18:45:00Z">
        <w:r>
          <w:t>Sin embargo, s</w:t>
        </w:r>
      </w:ins>
      <w:ins w:id="212" w:author="veloz" w:date="2012-02-06T18:42:00Z">
        <w:r>
          <w:t>e puede observar que existe</w:t>
        </w:r>
      </w:ins>
      <w:ins w:id="213" w:author="veloz" w:date="2012-02-06T18:43:00Z">
        <w:r>
          <w:t xml:space="preserve"> un</w:t>
        </w:r>
      </w:ins>
      <w:ins w:id="214" w:author="veloz" w:date="2012-02-06T18:42:00Z">
        <w:r>
          <w:t xml:space="preserve"> pico </w:t>
        </w:r>
      </w:ins>
      <w:ins w:id="215" w:author="veloz" w:date="2012-02-06T18:43:00Z">
        <w:r>
          <w:t xml:space="preserve">en 120Hz que es múltiplo </w:t>
        </w:r>
      </w:ins>
      <w:ins w:id="216" w:author="veloz" w:date="2012-02-06T18:45:00Z">
        <w:r>
          <w:t>de 30Hz que comúnmente es la</w:t>
        </w:r>
      </w:ins>
      <w:ins w:id="217" w:author="veloz" w:date="2012-02-06T18:43:00Z">
        <w:r>
          <w:t xml:space="preserve"> frecuencia de muestreo de la cámara. </w:t>
        </w:r>
      </w:ins>
    </w:p>
    <w:p w:rsidR="00B74FD6" w:rsidRDefault="00B74FD6" w:rsidP="00B74FD6">
      <w:pPr>
        <w:rPr>
          <w:ins w:id="218" w:author="veloz" w:date="2012-02-06T18:32:00Z"/>
        </w:rPr>
      </w:pPr>
      <w:ins w:id="219" w:author="veloz" w:date="2012-02-06T18:31:00Z">
        <w:r>
          <w:lastRenderedPageBreak/>
          <w:t>S</w:t>
        </w:r>
        <w:r w:rsidRPr="00B74FD6">
          <w:t xml:space="preserve">e propone un sistema de control donde durante el tiempo de integración de la cámara se introducen señales </w:t>
        </w:r>
        <w:proofErr w:type="spellStart"/>
        <w:r w:rsidRPr="00B74FD6">
          <w:t>gausianas</w:t>
        </w:r>
        <w:proofErr w:type="spellEnd"/>
        <w:r w:rsidRPr="00B74FD6">
          <w:t xml:space="preserve"> en tiempo</w:t>
        </w:r>
        <w:r>
          <w:t>,</w:t>
        </w:r>
        <w:r w:rsidRPr="00B74FD6">
          <w:t xml:space="preserve"> de amplitud y ancho aleatorio</w:t>
        </w:r>
        <w:r>
          <w:t>,</w:t>
        </w:r>
        <w:r w:rsidRPr="00B74FD6">
          <w:t xml:space="preserve"> inicialmente centradas en el tiempo 0, en cada imagen se va desplazando de modo de cubrir todo el tiempo de integración. Si en algún momento se obtiene un contraste de al menos 95% del mejor contraste obtenido, se promedian 3 imágenes con la misma señal antes de seguir desplazando, luego de haber llegado al final del desplazamiento, se procede a hacer un barrido de amplitud en caso de que el mejor promedio calculado supere el mejor contraste obtenido o calculado anteriormente, el barrido se realiza desde una amplitud de 0 hasta el doble de la amplitud original, el procedimiento se repite, al finalizar el barrido, se realiza un barrido del ancho desde 0 hasta el doble del ancho original, finalizado este se suma a una señal de control  la mejor combinación de amplitud, ancho y desplazamiento que obtuvo el mejor contraste, el procedimiento se repite utilizando como base la señal de control y pero ahora debe superar el mejor contraste</w:t>
        </w:r>
      </w:ins>
      <w:ins w:id="220" w:author="veloz" w:date="2012-02-06T18:32:00Z">
        <w:r>
          <w:t>.</w:t>
        </w:r>
      </w:ins>
      <w:ins w:id="221" w:author="veloz" w:date="2012-02-06T18:37:00Z">
        <w:r>
          <w:t xml:space="preserve"> </w:t>
        </w:r>
      </w:ins>
      <w:ins w:id="222" w:author="veloz" w:date="2012-02-06T18:36:00Z">
        <w:r>
          <w:t xml:space="preserve">En la </w:t>
        </w:r>
        <w:r>
          <w:fldChar w:fldCharType="begin"/>
        </w:r>
        <w:r>
          <w:instrText xml:space="preserve"> REF _Ref316316723 \h </w:instrText>
        </w:r>
      </w:ins>
      <w:r>
        <w:fldChar w:fldCharType="separate"/>
      </w:r>
      <w:ins w:id="223" w:author="veloz" w:date="2012-02-06T18:36:00Z">
        <w:r>
          <w:t xml:space="preserve">Figura </w:t>
        </w:r>
        <w:r>
          <w:rPr>
            <w:noProof/>
          </w:rPr>
          <w:t>3</w:t>
        </w:r>
        <w:r>
          <w:t>.</w:t>
        </w:r>
        <w:r>
          <w:rPr>
            <w:noProof/>
          </w:rPr>
          <w:t>2</w:t>
        </w:r>
        <w:r>
          <w:fldChar w:fldCharType="end"/>
        </w:r>
        <w:r>
          <w:t xml:space="preserve"> se muestra el diagrama de flujo del algoritmo propuesto.</w:t>
        </w:r>
      </w:ins>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4" w:author="veloz" w:date="2012-02-06T18:35:00Z">
          <w:tblPr>
            <w:tblStyle w:val="Tablaconcuadrcula"/>
            <w:tblW w:w="0" w:type="auto"/>
            <w:tblLook w:val="04A0" w:firstRow="1" w:lastRow="0" w:firstColumn="1" w:lastColumn="0" w:noHBand="0" w:noVBand="1"/>
          </w:tblPr>
        </w:tblPrChange>
      </w:tblPr>
      <w:tblGrid>
        <w:gridCol w:w="9337"/>
        <w:tblGridChange w:id="225">
          <w:tblGrid>
            <w:gridCol w:w="9337"/>
          </w:tblGrid>
        </w:tblGridChange>
      </w:tblGrid>
      <w:tr w:rsidR="00B74FD6" w:rsidTr="00B74FD6">
        <w:trPr>
          <w:ins w:id="226" w:author="veloz" w:date="2012-02-06T18:32:00Z"/>
        </w:trPr>
        <w:tc>
          <w:tcPr>
            <w:tcW w:w="9261" w:type="dxa"/>
            <w:tcPrChange w:id="227" w:author="veloz" w:date="2012-02-06T18:35:00Z">
              <w:tcPr>
                <w:tcW w:w="9261" w:type="dxa"/>
              </w:tcPr>
            </w:tcPrChange>
          </w:tcPr>
          <w:p w:rsidR="00B74FD6" w:rsidRDefault="00B74FD6" w:rsidP="00B74FD6">
            <w:pPr>
              <w:pStyle w:val="Epgrafe"/>
              <w:rPr>
                <w:ins w:id="228" w:author="veloz" w:date="2012-02-06T18:32:00Z"/>
              </w:rPr>
              <w:pPrChange w:id="229" w:author="veloz" w:date="2012-02-06T18:35:00Z">
                <w:pPr>
                  <w:ind w:firstLine="0"/>
                </w:pPr>
              </w:pPrChange>
            </w:pPr>
            <w:ins w:id="230" w:author="veloz" w:date="2012-02-06T18:34:00Z">
              <w:r>
                <w:rPr>
                  <w:noProof/>
                  <w:lang w:eastAsia="es-VE"/>
                </w:rPr>
                <w:lastRenderedPageBreak/>
                <w:drawing>
                  <wp:inline distT="0" distB="0" distL="0" distR="0" wp14:anchorId="300F0AD8" wp14:editId="4C1FBF09">
                    <wp:extent cx="5791835" cy="4635500"/>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de control.png"/>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5791835" cy="4635500"/>
                            </a:xfrm>
                            <a:prstGeom prst="rect">
                              <a:avLst/>
                            </a:prstGeom>
                          </pic:spPr>
                        </pic:pic>
                      </a:graphicData>
                    </a:graphic>
                  </wp:inline>
                </w:drawing>
              </w:r>
            </w:ins>
          </w:p>
        </w:tc>
      </w:tr>
      <w:tr w:rsidR="00B74FD6" w:rsidTr="00B74FD6">
        <w:trPr>
          <w:ins w:id="231" w:author="veloz" w:date="2012-02-06T18:32:00Z"/>
        </w:trPr>
        <w:tc>
          <w:tcPr>
            <w:tcW w:w="9261" w:type="dxa"/>
            <w:tcPrChange w:id="232" w:author="veloz" w:date="2012-02-06T18:35:00Z">
              <w:tcPr>
                <w:tcW w:w="9261" w:type="dxa"/>
              </w:tcPr>
            </w:tcPrChange>
          </w:tcPr>
          <w:p w:rsidR="00B74FD6" w:rsidRDefault="00B74FD6" w:rsidP="00B74FD6">
            <w:pPr>
              <w:pStyle w:val="Epgrafe"/>
              <w:rPr>
                <w:ins w:id="233" w:author="veloz" w:date="2012-02-06T18:32:00Z"/>
              </w:rPr>
              <w:pPrChange w:id="234" w:author="veloz" w:date="2012-02-06T18:35:00Z">
                <w:pPr>
                  <w:ind w:firstLine="0"/>
                </w:pPr>
              </w:pPrChange>
            </w:pPr>
            <w:bookmarkStart w:id="235" w:name="_Ref316316723"/>
            <w:ins w:id="236" w:author="veloz" w:date="2012-02-06T18:35:00Z">
              <w:r>
                <w:t xml:space="preserve">Figura </w:t>
              </w:r>
            </w:ins>
            <w:ins w:id="237" w:author="veloz" w:date="2012-02-06T18:42:00Z">
              <w:r w:rsidR="006578E8">
                <w:fldChar w:fldCharType="begin"/>
              </w:r>
              <w:r w:rsidR="006578E8">
                <w:instrText xml:space="preserve"> STYLEREF 1 \s </w:instrText>
              </w:r>
            </w:ins>
            <w:r w:rsidR="006578E8">
              <w:fldChar w:fldCharType="separate"/>
            </w:r>
            <w:r w:rsidR="006578E8">
              <w:rPr>
                <w:noProof/>
              </w:rPr>
              <w:t>3</w:t>
            </w:r>
            <w:ins w:id="238" w:author="veloz" w:date="2012-02-06T18:42:00Z">
              <w:r w:rsidR="006578E8">
                <w:fldChar w:fldCharType="end"/>
              </w:r>
              <w:r w:rsidR="006578E8">
                <w:t>.</w:t>
              </w:r>
              <w:r w:rsidR="006578E8">
                <w:fldChar w:fldCharType="begin"/>
              </w:r>
              <w:r w:rsidR="006578E8">
                <w:instrText xml:space="preserve"> SEQ Figura \* ARABIC \s 1 </w:instrText>
              </w:r>
            </w:ins>
            <w:r w:rsidR="006578E8">
              <w:fldChar w:fldCharType="separate"/>
            </w:r>
            <w:ins w:id="239" w:author="veloz" w:date="2012-02-06T18:42:00Z">
              <w:r w:rsidR="006578E8">
                <w:rPr>
                  <w:noProof/>
                </w:rPr>
                <w:t>3</w:t>
              </w:r>
              <w:r w:rsidR="006578E8">
                <w:fldChar w:fldCharType="end"/>
              </w:r>
            </w:ins>
            <w:bookmarkEnd w:id="235"/>
            <w:ins w:id="240" w:author="veloz" w:date="2012-02-06T18:35:00Z">
              <w:r>
                <w:t>: Diagrama de flujo del algoritmo de control propuesto</w:t>
              </w:r>
            </w:ins>
          </w:p>
        </w:tc>
      </w:tr>
    </w:tbl>
    <w:p w:rsidR="00B74FD6" w:rsidRPr="00B74FD6" w:rsidRDefault="00B74FD6" w:rsidP="00B74FD6">
      <w:pPr>
        <w:rPr>
          <w:ins w:id="241" w:author="veloz" w:date="2012-02-06T18:31:00Z"/>
        </w:rPr>
      </w:pPr>
      <w:ins w:id="242" w:author="veloz" w:date="2012-02-06T18:31:00Z">
        <w:r w:rsidRPr="00B74FD6">
          <w:t xml:space="preserve"> </w:t>
        </w:r>
      </w:ins>
    </w:p>
    <w:p w:rsidR="00B74FD6" w:rsidRDefault="00B74FD6" w:rsidP="00784905">
      <w:pPr>
        <w:rPr>
          <w:ins w:id="243" w:author="veloz" w:date="2012-02-06T18:27:00Z"/>
        </w:rPr>
      </w:pPr>
    </w:p>
    <w:p w:rsidR="00B74FD6" w:rsidRPr="008D2941" w:rsidRDefault="00B74FD6" w:rsidP="00784905"/>
    <w:p w:rsidR="0080060D" w:rsidRPr="0091532D" w:rsidRDefault="0080060D" w:rsidP="0091532D"/>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244" w:name="_Toc316133533"/>
      <w:r w:rsidRPr="008D2941">
        <w:lastRenderedPageBreak/>
        <w:t>CAPITULO III</w:t>
      </w:r>
      <w:r w:rsidRPr="008D2941">
        <w:br/>
      </w:r>
      <w:r w:rsidR="00825AF9" w:rsidRPr="008D2941">
        <w:br/>
        <w:t>Conclusiones y recomendaciones</w:t>
      </w:r>
      <w:bookmarkEnd w:id="244"/>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245"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B74FD6" w:rsidRDefault="0091587C" w:rsidP="0091587C">
      <w:pPr>
        <w:pStyle w:val="Ttulo1"/>
        <w:numPr>
          <w:ilvl w:val="0"/>
          <w:numId w:val="0"/>
        </w:numPr>
        <w:rPr>
          <w:rPrChange w:id="246" w:author="veloz" w:date="2012-02-06T18:35:00Z">
            <w:rPr/>
          </w:rPrChange>
        </w:rPr>
      </w:pPr>
      <w:bookmarkStart w:id="247" w:name="_Toc282134887"/>
      <w:bookmarkStart w:id="248" w:name="_Toc316133534"/>
      <w:r w:rsidRPr="00B74FD6">
        <w:rPr>
          <w:rPrChange w:id="249" w:author="veloz" w:date="2012-02-06T18:35:00Z">
            <w:rPr/>
          </w:rPrChange>
        </w:rPr>
        <w:t>Referencias</w:t>
      </w:r>
      <w:bookmarkEnd w:id="247"/>
      <w:bookmarkEnd w:id="248"/>
      <w:r w:rsidRPr="00B74FD6">
        <w:rPr>
          <w:rPrChange w:id="250" w:author="veloz" w:date="2012-02-06T18:35:00Z">
            <w:rPr/>
          </w:rPrChange>
        </w:rPr>
        <w:t xml:space="preserve"> </w:t>
      </w:r>
      <w:bookmarkEnd w:id="245"/>
    </w:p>
    <w:p w:rsidR="00965F81" w:rsidRPr="00965F81" w:rsidRDefault="007F7092" w:rsidP="00965F81">
      <w:pPr>
        <w:spacing w:after="0" w:line="240" w:lineRule="auto"/>
        <w:ind w:left="720" w:hanging="720"/>
        <w:rPr>
          <w:rFonts w:ascii="Calibri" w:hAnsi="Calibri" w:cs="Calibri"/>
          <w:noProof/>
          <w:sz w:val="22"/>
          <w:lang w:val="en-US"/>
        </w:rPr>
      </w:pPr>
      <w:r w:rsidRPr="008D2941">
        <w:fldChar w:fldCharType="begin"/>
      </w:r>
      <w:r w:rsidR="000735E9" w:rsidRPr="008D2941">
        <w:rPr>
          <w:lang w:val="en-US"/>
        </w:rPr>
        <w:instrText xml:space="preserve"> ADDIN EN.REFLIST </w:instrText>
      </w:r>
      <w:r w:rsidRPr="008D2941">
        <w:fldChar w:fldCharType="separate"/>
      </w:r>
      <w:bookmarkStart w:id="251" w:name="_ENREF_1"/>
      <w:r w:rsidR="00965F81" w:rsidRPr="00965F81">
        <w:rPr>
          <w:rFonts w:ascii="Calibri" w:hAnsi="Calibri" w:cs="Calibri"/>
          <w:noProof/>
          <w:sz w:val="22"/>
          <w:lang w:val="en-US"/>
        </w:rPr>
        <w:t>1.</w:t>
      </w:r>
      <w:r w:rsidR="00965F81" w:rsidRPr="00965F81">
        <w:rPr>
          <w:rFonts w:ascii="Calibri" w:hAnsi="Calibri" w:cs="Calibri"/>
          <w:noProof/>
          <w:sz w:val="22"/>
          <w:lang w:val="en-US"/>
        </w:rPr>
        <w:tab/>
        <w:t xml:space="preserve">Jenkins, F.A. and H.E. White, </w:t>
      </w:r>
      <w:r w:rsidR="00965F81" w:rsidRPr="00965F81">
        <w:rPr>
          <w:rFonts w:ascii="Calibri" w:hAnsi="Calibri" w:cs="Calibri"/>
          <w:i/>
          <w:noProof/>
          <w:sz w:val="22"/>
          <w:lang w:val="en-US"/>
        </w:rPr>
        <w:t>Fundamentals of Optics</w:t>
      </w:r>
      <w:r w:rsidR="00965F81" w:rsidRPr="00965F81">
        <w:rPr>
          <w:rFonts w:ascii="Calibri" w:hAnsi="Calibri" w:cs="Calibri"/>
          <w:noProof/>
          <w:sz w:val="22"/>
          <w:lang w:val="en-US"/>
        </w:rPr>
        <w:t>. 2001: McGraw-Hill.</w:t>
      </w:r>
      <w:bookmarkEnd w:id="251"/>
    </w:p>
    <w:p w:rsidR="00965F81" w:rsidRPr="00965F81" w:rsidRDefault="00965F81" w:rsidP="00965F81">
      <w:pPr>
        <w:spacing w:after="0" w:line="240" w:lineRule="auto"/>
        <w:ind w:left="720" w:hanging="720"/>
        <w:rPr>
          <w:rFonts w:ascii="Calibri" w:hAnsi="Calibri" w:cs="Calibri"/>
          <w:noProof/>
          <w:sz w:val="22"/>
          <w:lang w:val="en-US"/>
        </w:rPr>
      </w:pPr>
      <w:bookmarkStart w:id="252" w:name="_ENREF_2"/>
      <w:r w:rsidRPr="00965F81">
        <w:rPr>
          <w:rFonts w:ascii="Calibri" w:hAnsi="Calibri" w:cs="Calibri"/>
          <w:noProof/>
          <w:sz w:val="22"/>
          <w:lang w:val="en-US"/>
        </w:rPr>
        <w:t>2.</w:t>
      </w:r>
      <w:r w:rsidRPr="00965F81">
        <w:rPr>
          <w:rFonts w:ascii="Calibri" w:hAnsi="Calibri" w:cs="Calibri"/>
          <w:noProof/>
          <w:sz w:val="22"/>
          <w:lang w:val="en-US"/>
        </w:rPr>
        <w:tab/>
        <w:t xml:space="preserve">Gåsvik, K.J., </w:t>
      </w:r>
      <w:r w:rsidRPr="00965F81">
        <w:rPr>
          <w:rFonts w:ascii="Calibri" w:hAnsi="Calibri" w:cs="Calibri"/>
          <w:i/>
          <w:noProof/>
          <w:sz w:val="22"/>
          <w:lang w:val="en-US"/>
        </w:rPr>
        <w:t>Optical metrology</w:t>
      </w:r>
      <w:r w:rsidRPr="00965F81">
        <w:rPr>
          <w:rFonts w:ascii="Calibri" w:hAnsi="Calibri" w:cs="Calibri"/>
          <w:noProof/>
          <w:sz w:val="22"/>
          <w:lang w:val="en-US"/>
        </w:rPr>
        <w:t>. 2002: J. Wiley &amp; Sons.</w:t>
      </w:r>
      <w:bookmarkEnd w:id="252"/>
    </w:p>
    <w:p w:rsidR="00965F81" w:rsidRPr="00965F81" w:rsidRDefault="00965F81" w:rsidP="00965F81">
      <w:pPr>
        <w:spacing w:after="0" w:line="240" w:lineRule="auto"/>
        <w:ind w:left="720" w:hanging="720"/>
        <w:rPr>
          <w:rFonts w:ascii="Calibri" w:hAnsi="Calibri" w:cs="Calibri"/>
          <w:noProof/>
          <w:sz w:val="22"/>
          <w:lang w:val="en-US"/>
        </w:rPr>
      </w:pPr>
      <w:bookmarkStart w:id="253" w:name="_ENREF_3"/>
      <w:r w:rsidRPr="00965F81">
        <w:rPr>
          <w:rFonts w:ascii="Calibri" w:hAnsi="Calibri" w:cs="Calibri"/>
          <w:noProof/>
          <w:sz w:val="22"/>
          <w:lang w:val="en-US"/>
        </w:rPr>
        <w:t>3.</w:t>
      </w:r>
      <w:r w:rsidRPr="00965F81">
        <w:rPr>
          <w:rFonts w:ascii="Calibri" w:hAnsi="Calibri" w:cs="Calibri"/>
          <w:noProof/>
          <w:sz w:val="22"/>
          <w:lang w:val="en-US"/>
        </w:rPr>
        <w:tab/>
        <w:t xml:space="preserve">Tkalčič, M., </w:t>
      </w:r>
      <w:r w:rsidRPr="00965F81">
        <w:rPr>
          <w:rFonts w:ascii="Calibri" w:hAnsi="Calibri" w:cs="Calibri"/>
          <w:i/>
          <w:noProof/>
          <w:sz w:val="22"/>
          <w:lang w:val="en-US"/>
        </w:rPr>
        <w:t>Colour spaces - perceptual, historical and applicational background</w:t>
      </w:r>
      <w:r w:rsidRPr="00965F81">
        <w:rPr>
          <w:rFonts w:ascii="Calibri" w:hAnsi="Calibri" w:cs="Calibri"/>
          <w:noProof/>
          <w:sz w:val="22"/>
          <w:lang w:val="en-US"/>
        </w:rPr>
        <w:t xml:space="preserve">, in </w:t>
      </w:r>
      <w:r w:rsidRPr="00965F81">
        <w:rPr>
          <w:rFonts w:ascii="Calibri" w:hAnsi="Calibri" w:cs="Calibri"/>
          <w:i/>
          <w:noProof/>
          <w:sz w:val="22"/>
          <w:lang w:val="en-US"/>
        </w:rPr>
        <w:t>Faculty of electrical engineering</w:t>
      </w:r>
      <w:r w:rsidRPr="00965F81">
        <w:rPr>
          <w:rFonts w:ascii="Calibri" w:hAnsi="Calibri" w:cs="Calibri"/>
          <w:noProof/>
          <w:sz w:val="22"/>
          <w:lang w:val="en-US"/>
        </w:rPr>
        <w:t>. 2003, University of Ljubljana: Ljubljana, Slovenia.</w:t>
      </w:r>
      <w:bookmarkEnd w:id="253"/>
    </w:p>
    <w:p w:rsidR="00965F81" w:rsidRPr="00965F81" w:rsidRDefault="00965F81" w:rsidP="00965F81">
      <w:pPr>
        <w:spacing w:after="0" w:line="240" w:lineRule="auto"/>
        <w:ind w:left="720" w:hanging="720"/>
        <w:rPr>
          <w:rFonts w:ascii="Calibri" w:hAnsi="Calibri" w:cs="Calibri"/>
          <w:noProof/>
          <w:sz w:val="22"/>
          <w:lang w:val="en-US"/>
        </w:rPr>
      </w:pPr>
      <w:bookmarkStart w:id="254" w:name="_ENREF_4"/>
      <w:r w:rsidRPr="00965F81">
        <w:rPr>
          <w:rFonts w:ascii="Calibri" w:hAnsi="Calibri" w:cs="Calibri"/>
          <w:noProof/>
          <w:sz w:val="22"/>
          <w:lang w:val="en-US"/>
        </w:rPr>
        <w:t>4.</w:t>
      </w:r>
      <w:r w:rsidRPr="00965F81">
        <w:rPr>
          <w:rFonts w:ascii="Calibri" w:hAnsi="Calibri" w:cs="Calibri"/>
          <w:noProof/>
          <w:sz w:val="22"/>
          <w:lang w:val="en-US"/>
        </w:rPr>
        <w:tab/>
        <w:t xml:space="preserve">Svaetichin, G., </w:t>
      </w:r>
      <w:r w:rsidRPr="00965F81">
        <w:rPr>
          <w:rFonts w:ascii="Calibri" w:hAnsi="Calibri" w:cs="Calibri"/>
          <w:i/>
          <w:noProof/>
          <w:sz w:val="22"/>
          <w:lang w:val="en-US"/>
        </w:rPr>
        <w:t>Spectral response curves from single cones</w:t>
      </w:r>
      <w:r w:rsidRPr="00965F81">
        <w:rPr>
          <w:rFonts w:ascii="Calibri" w:hAnsi="Calibri" w:cs="Calibri"/>
          <w:noProof/>
          <w:sz w:val="22"/>
          <w:lang w:val="en-US"/>
        </w:rPr>
        <w:t>. 1956: acta physiologica.</w:t>
      </w:r>
      <w:bookmarkEnd w:id="254"/>
    </w:p>
    <w:p w:rsidR="00965F81" w:rsidRPr="00965F81" w:rsidRDefault="00965F81" w:rsidP="00965F81">
      <w:pPr>
        <w:spacing w:after="0" w:line="240" w:lineRule="auto"/>
        <w:ind w:left="720" w:hanging="720"/>
        <w:rPr>
          <w:rFonts w:ascii="Calibri" w:hAnsi="Calibri" w:cs="Calibri"/>
          <w:noProof/>
          <w:sz w:val="22"/>
          <w:lang w:val="en-US"/>
        </w:rPr>
      </w:pPr>
      <w:bookmarkStart w:id="255" w:name="_ENREF_5"/>
      <w:r w:rsidRPr="00965F81">
        <w:rPr>
          <w:rFonts w:ascii="Calibri" w:hAnsi="Calibri" w:cs="Calibri"/>
          <w:noProof/>
          <w:sz w:val="22"/>
          <w:lang w:val="en-US"/>
        </w:rPr>
        <w:t>5.</w:t>
      </w:r>
      <w:r w:rsidRPr="00965F81">
        <w:rPr>
          <w:rFonts w:ascii="Calibri" w:hAnsi="Calibri" w:cs="Calibri"/>
          <w:noProof/>
          <w:sz w:val="22"/>
          <w:lang w:val="en-US"/>
        </w:rPr>
        <w:tab/>
        <w:t xml:space="preserve">Yadid-Pecht, O. and R. Etienne-Cummings, </w:t>
      </w:r>
      <w:r w:rsidRPr="00965F81">
        <w:rPr>
          <w:rFonts w:ascii="Calibri" w:hAnsi="Calibri" w:cs="Calibri"/>
          <w:i/>
          <w:noProof/>
          <w:sz w:val="22"/>
          <w:lang w:val="en-US"/>
        </w:rPr>
        <w:t>CMOS imagers: from phototransduction to image processing</w:t>
      </w:r>
      <w:r w:rsidRPr="00965F81">
        <w:rPr>
          <w:rFonts w:ascii="Calibri" w:hAnsi="Calibri" w:cs="Calibri"/>
          <w:noProof/>
          <w:sz w:val="22"/>
          <w:lang w:val="en-US"/>
        </w:rPr>
        <w:t>. 2004: Kluwer Academic.</w:t>
      </w:r>
      <w:bookmarkEnd w:id="255"/>
    </w:p>
    <w:p w:rsidR="00965F81" w:rsidRPr="00965F81" w:rsidRDefault="00965F81" w:rsidP="00965F81">
      <w:pPr>
        <w:spacing w:after="0" w:line="240" w:lineRule="auto"/>
        <w:ind w:left="720" w:hanging="720"/>
        <w:rPr>
          <w:rFonts w:ascii="Calibri" w:hAnsi="Calibri" w:cs="Calibri"/>
          <w:noProof/>
          <w:sz w:val="22"/>
          <w:lang w:val="en-US"/>
        </w:rPr>
      </w:pPr>
      <w:bookmarkStart w:id="256" w:name="_ENREF_6"/>
      <w:r w:rsidRPr="00965F81">
        <w:rPr>
          <w:rFonts w:ascii="Calibri" w:hAnsi="Calibri" w:cs="Calibri"/>
          <w:noProof/>
          <w:sz w:val="22"/>
          <w:lang w:val="en-US"/>
        </w:rPr>
        <w:t>6.</w:t>
      </w:r>
      <w:r w:rsidRPr="00965F81">
        <w:rPr>
          <w:rFonts w:ascii="Calibri" w:hAnsi="Calibri" w:cs="Calibri"/>
          <w:noProof/>
          <w:sz w:val="22"/>
          <w:lang w:val="en-US"/>
        </w:rPr>
        <w:tab/>
        <w:t xml:space="preserve">Murphy, D.B., </w:t>
      </w:r>
      <w:r w:rsidRPr="00965F81">
        <w:rPr>
          <w:rFonts w:ascii="Calibri" w:hAnsi="Calibri" w:cs="Calibri"/>
          <w:i/>
          <w:noProof/>
          <w:sz w:val="22"/>
          <w:lang w:val="en-US"/>
        </w:rPr>
        <w:t>Fundamentals of light microscopy and electronic imaging</w:t>
      </w:r>
      <w:r w:rsidRPr="00965F81">
        <w:rPr>
          <w:rFonts w:ascii="Calibri" w:hAnsi="Calibri" w:cs="Calibri"/>
          <w:noProof/>
          <w:sz w:val="22"/>
          <w:lang w:val="en-US"/>
        </w:rPr>
        <w:t>. 2001: Wiley-Liss.</w:t>
      </w:r>
      <w:bookmarkEnd w:id="256"/>
    </w:p>
    <w:p w:rsidR="00965F81" w:rsidRPr="00965F81" w:rsidRDefault="00965F81" w:rsidP="00965F81">
      <w:pPr>
        <w:spacing w:after="0" w:line="240" w:lineRule="auto"/>
        <w:ind w:left="720" w:hanging="720"/>
        <w:rPr>
          <w:rFonts w:ascii="Calibri" w:hAnsi="Calibri" w:cs="Calibri"/>
          <w:noProof/>
          <w:sz w:val="22"/>
          <w:lang w:val="en-US"/>
        </w:rPr>
      </w:pPr>
      <w:bookmarkStart w:id="257" w:name="_ENREF_7"/>
      <w:r w:rsidRPr="00965F81">
        <w:rPr>
          <w:rFonts w:ascii="Calibri" w:hAnsi="Calibri" w:cs="Calibri"/>
          <w:noProof/>
          <w:sz w:val="22"/>
          <w:lang w:val="en-US"/>
        </w:rPr>
        <w:t>7.</w:t>
      </w:r>
      <w:r w:rsidRPr="00965F81">
        <w:rPr>
          <w:rFonts w:ascii="Calibri" w:hAnsi="Calibri" w:cs="Calibri"/>
          <w:noProof/>
          <w:sz w:val="22"/>
          <w:lang w:val="en-US"/>
        </w:rPr>
        <w:tab/>
        <w:t xml:space="preserve">Holst, G.C., </w:t>
      </w:r>
      <w:r w:rsidRPr="00965F81">
        <w:rPr>
          <w:rFonts w:ascii="Calibri" w:hAnsi="Calibri" w:cs="Calibri"/>
          <w:i/>
          <w:noProof/>
          <w:sz w:val="22"/>
          <w:lang w:val="en-US"/>
        </w:rPr>
        <w:t>CCD arrays, cameras, and displays</w:t>
      </w:r>
      <w:r w:rsidRPr="00965F81">
        <w:rPr>
          <w:rFonts w:ascii="Calibri" w:hAnsi="Calibri" w:cs="Calibri"/>
          <w:noProof/>
          <w:sz w:val="22"/>
          <w:lang w:val="en-US"/>
        </w:rPr>
        <w:t>. 1998: JCD Publishing.</w:t>
      </w:r>
      <w:bookmarkEnd w:id="257"/>
    </w:p>
    <w:p w:rsidR="00965F81" w:rsidRPr="00965F81" w:rsidRDefault="00965F81" w:rsidP="00965F81">
      <w:pPr>
        <w:spacing w:after="0" w:line="240" w:lineRule="auto"/>
        <w:ind w:left="720" w:hanging="720"/>
        <w:rPr>
          <w:rFonts w:ascii="Calibri" w:hAnsi="Calibri" w:cs="Calibri"/>
          <w:noProof/>
          <w:sz w:val="22"/>
          <w:lang w:val="en-US"/>
        </w:rPr>
      </w:pPr>
      <w:bookmarkStart w:id="258" w:name="_ENREF_8"/>
      <w:r w:rsidRPr="00965F81">
        <w:rPr>
          <w:rFonts w:ascii="Calibri" w:hAnsi="Calibri" w:cs="Calibri"/>
          <w:noProof/>
          <w:sz w:val="22"/>
          <w:lang w:val="en-US"/>
        </w:rPr>
        <w:t>8.</w:t>
      </w:r>
      <w:r w:rsidRPr="00965F81">
        <w:rPr>
          <w:rFonts w:ascii="Calibri" w:hAnsi="Calibri" w:cs="Calibri"/>
          <w:noProof/>
          <w:sz w:val="22"/>
          <w:lang w:val="en-US"/>
        </w:rPr>
        <w:tab/>
        <w:t xml:space="preserve">Buil, C. </w:t>
      </w:r>
      <w:r w:rsidRPr="00965F81">
        <w:rPr>
          <w:rFonts w:ascii="Calibri" w:hAnsi="Calibri" w:cs="Calibri"/>
          <w:i/>
          <w:noProof/>
          <w:sz w:val="22"/>
          <w:lang w:val="en-US"/>
        </w:rPr>
        <w:t>Comparison du Canon 10D et du Nikon D70 en Imagerie Astronomique Longue Pose</w:t>
      </w:r>
      <w:r w:rsidRPr="00965F81">
        <w:rPr>
          <w:rFonts w:ascii="Calibri" w:hAnsi="Calibri" w:cs="Calibri"/>
          <w:noProof/>
          <w:sz w:val="22"/>
          <w:lang w:val="en-US"/>
        </w:rPr>
        <w:t xml:space="preserve">.  2004  [cited 2011 20-12-2011]; Available from: </w:t>
      </w:r>
      <w:hyperlink r:id="rId386" w:history="1">
        <w:r w:rsidRPr="00965F81">
          <w:rPr>
            <w:rStyle w:val="Hipervnculo"/>
            <w:rFonts w:ascii="Calibri" w:hAnsi="Calibri" w:cs="Calibri"/>
            <w:noProof/>
            <w:sz w:val="22"/>
            <w:lang w:val="en-US"/>
          </w:rPr>
          <w:t>www.astrosurf.com/buil/d70v10d/eval.htm</w:t>
        </w:r>
      </w:hyperlink>
      <w:r w:rsidRPr="00965F81">
        <w:rPr>
          <w:rFonts w:ascii="Calibri" w:hAnsi="Calibri" w:cs="Calibri"/>
          <w:noProof/>
          <w:sz w:val="22"/>
          <w:lang w:val="en-US"/>
        </w:rPr>
        <w:t>.</w:t>
      </w:r>
      <w:bookmarkEnd w:id="258"/>
    </w:p>
    <w:p w:rsidR="00965F81" w:rsidRPr="00965F81" w:rsidRDefault="00965F81" w:rsidP="00965F81">
      <w:pPr>
        <w:spacing w:after="0" w:line="240" w:lineRule="auto"/>
        <w:ind w:left="720" w:hanging="720"/>
        <w:rPr>
          <w:rFonts w:ascii="Calibri" w:hAnsi="Calibri" w:cs="Calibri"/>
          <w:noProof/>
          <w:sz w:val="22"/>
          <w:lang w:val="en-US"/>
        </w:rPr>
      </w:pPr>
      <w:bookmarkStart w:id="259" w:name="_ENREF_9"/>
      <w:r w:rsidRPr="00965F81">
        <w:rPr>
          <w:rFonts w:ascii="Calibri" w:hAnsi="Calibri" w:cs="Calibri"/>
          <w:noProof/>
          <w:sz w:val="22"/>
          <w:lang w:val="en-US"/>
        </w:rPr>
        <w:t>9.</w:t>
      </w:r>
      <w:r w:rsidRPr="00965F81">
        <w:rPr>
          <w:rFonts w:ascii="Calibri" w:hAnsi="Calibri" w:cs="Calibri"/>
          <w:noProof/>
          <w:sz w:val="22"/>
          <w:lang w:val="en-US"/>
        </w:rPr>
        <w:tab/>
      </w:r>
      <w:r w:rsidRPr="00965F81">
        <w:rPr>
          <w:rFonts w:ascii="Calibri" w:hAnsi="Calibri" w:cs="Calibri"/>
          <w:i/>
          <w:noProof/>
          <w:sz w:val="22"/>
          <w:lang w:val="en-US"/>
        </w:rPr>
        <w:t>Joint ISO/CIE Standard ISO 10526:1999/CIE S 005/E-1998, CIE Standard illuminants for colorimetry.</w:t>
      </w:r>
      <w:r w:rsidRPr="00965F81">
        <w:rPr>
          <w:rFonts w:ascii="Calibri" w:hAnsi="Calibri" w:cs="Calibri"/>
          <w:noProof/>
          <w:sz w:val="22"/>
          <w:lang w:val="en-US"/>
        </w:rPr>
        <w:t xml:space="preserve"> Color Research &amp; Application, 2000. </w:t>
      </w:r>
      <w:r w:rsidRPr="00965F81">
        <w:rPr>
          <w:rFonts w:ascii="Calibri" w:hAnsi="Calibri" w:cs="Calibri"/>
          <w:b/>
          <w:noProof/>
          <w:sz w:val="22"/>
          <w:lang w:val="en-US"/>
        </w:rPr>
        <w:t>25</w:t>
      </w:r>
      <w:r w:rsidRPr="00965F81">
        <w:rPr>
          <w:rFonts w:ascii="Calibri" w:hAnsi="Calibri" w:cs="Calibri"/>
          <w:noProof/>
          <w:sz w:val="22"/>
          <w:lang w:val="en-US"/>
        </w:rPr>
        <w:t>(5): p. 385-385.</w:t>
      </w:r>
      <w:bookmarkEnd w:id="259"/>
    </w:p>
    <w:p w:rsidR="00965F81" w:rsidRPr="00965F81" w:rsidRDefault="00965F81" w:rsidP="00965F81">
      <w:pPr>
        <w:spacing w:line="240" w:lineRule="auto"/>
        <w:ind w:left="720" w:hanging="720"/>
        <w:rPr>
          <w:rFonts w:ascii="Calibri" w:hAnsi="Calibri" w:cs="Calibri"/>
          <w:noProof/>
          <w:sz w:val="22"/>
          <w:lang w:val="en-US"/>
        </w:rPr>
      </w:pPr>
      <w:bookmarkStart w:id="260" w:name="_ENREF_10"/>
      <w:r w:rsidRPr="00965F81">
        <w:rPr>
          <w:rFonts w:ascii="Calibri" w:hAnsi="Calibri" w:cs="Calibri"/>
          <w:noProof/>
          <w:sz w:val="22"/>
          <w:lang w:val="en-US"/>
        </w:rPr>
        <w:t>10.</w:t>
      </w:r>
      <w:r w:rsidRPr="00965F81">
        <w:rPr>
          <w:rFonts w:ascii="Calibri" w:hAnsi="Calibri" w:cs="Calibri"/>
          <w:noProof/>
          <w:sz w:val="22"/>
          <w:lang w:val="en-US"/>
        </w:rPr>
        <w:tab/>
        <w:t xml:space="preserve">González-Laprea, J., J. Cappelletto, and R. Escalona, </w:t>
      </w:r>
      <w:r w:rsidRPr="00965F81">
        <w:rPr>
          <w:rFonts w:ascii="Calibri" w:hAnsi="Calibri" w:cs="Calibri"/>
          <w:i/>
          <w:noProof/>
          <w:sz w:val="22"/>
          <w:lang w:val="en-US"/>
        </w:rPr>
        <w:t>Frequency to Voltage Converter as a Phase Controller in Phase Shifting Interference Microscopy.</w:t>
      </w:r>
      <w:r w:rsidRPr="00965F81">
        <w:rPr>
          <w:rFonts w:ascii="Calibri" w:hAnsi="Calibri" w:cs="Calibri"/>
          <w:noProof/>
          <w:sz w:val="22"/>
          <w:lang w:val="en-US"/>
        </w:rPr>
        <w:t xml:space="preserve"> International Journal of Optomechatronics, 2011. </w:t>
      </w:r>
      <w:r w:rsidRPr="00965F81">
        <w:rPr>
          <w:rFonts w:ascii="Calibri" w:hAnsi="Calibri" w:cs="Calibri"/>
          <w:b/>
          <w:noProof/>
          <w:sz w:val="22"/>
          <w:lang w:val="en-US"/>
        </w:rPr>
        <w:t>5</w:t>
      </w:r>
      <w:r w:rsidRPr="00965F81">
        <w:rPr>
          <w:rFonts w:ascii="Calibri" w:hAnsi="Calibri" w:cs="Calibri"/>
          <w:noProof/>
          <w:sz w:val="22"/>
          <w:lang w:val="en-US"/>
        </w:rPr>
        <w:t>(1): p. 68-79.</w:t>
      </w:r>
      <w:bookmarkEnd w:id="260"/>
    </w:p>
    <w:p w:rsidR="00965F81" w:rsidRDefault="00965F81" w:rsidP="00965F81">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261" w:name="_Toc316133535"/>
      <w:r w:rsidRPr="008D2941">
        <w:t>Anexo a</w:t>
      </w:r>
      <w:bookmarkEnd w:id="261"/>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131" w:rsidRDefault="00221131" w:rsidP="00413BAF">
      <w:pPr>
        <w:spacing w:before="0" w:after="0" w:line="240" w:lineRule="auto"/>
      </w:pPr>
      <w:r>
        <w:separator/>
      </w:r>
    </w:p>
  </w:endnote>
  <w:endnote w:type="continuationSeparator" w:id="0">
    <w:p w:rsidR="00221131" w:rsidRDefault="00221131"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Default="00A810AC"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A810AC" w:rsidRDefault="00A810AC"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Default="00A810AC"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Default="00A810AC"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A810AC" w:rsidRDefault="00A810AC"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Pr="00DF5442" w:rsidRDefault="00A810AC"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Default="00A810AC">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Pr="00DF5442" w:rsidRDefault="00A810AC"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131" w:rsidRDefault="00221131" w:rsidP="00413BAF">
      <w:pPr>
        <w:spacing w:before="0" w:after="0" w:line="240" w:lineRule="auto"/>
      </w:pPr>
      <w:r>
        <w:separator/>
      </w:r>
    </w:p>
  </w:footnote>
  <w:footnote w:type="continuationSeparator" w:id="0">
    <w:p w:rsidR="00221131" w:rsidRDefault="00221131"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Default="00A810AC"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52"/>
      <w:docPartObj>
        <w:docPartGallery w:val="Page Numbers (Top of Page)"/>
        <w:docPartUnique/>
      </w:docPartObj>
    </w:sdtPr>
    <w:sdtContent>
      <w:p w:rsidR="00A810AC" w:rsidRDefault="00A810AC" w:rsidP="00BF1090">
        <w:pPr>
          <w:pStyle w:val="Encabezado"/>
          <w:jc w:val="right"/>
        </w:pPr>
        <w:r>
          <w:fldChar w:fldCharType="begin"/>
        </w:r>
        <w:r>
          <w:instrText xml:space="preserve"> PAGE   \* MERGEFORMAT </w:instrText>
        </w:r>
        <w:r>
          <w:fldChar w:fldCharType="separate"/>
        </w:r>
        <w:r w:rsidR="00B74FD6">
          <w:rPr>
            <w:noProof/>
          </w:rPr>
          <w:t>x</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0AC" w:rsidRPr="00966DAD" w:rsidRDefault="00A810AC"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6878"/>
      <w:docPartObj>
        <w:docPartGallery w:val="Page Numbers (Top of Page)"/>
        <w:docPartUnique/>
      </w:docPartObj>
    </w:sdtPr>
    <w:sdtContent>
      <w:p w:rsidR="00A810AC" w:rsidRDefault="00A810AC">
        <w:pPr>
          <w:pStyle w:val="Encabezado"/>
          <w:jc w:val="right"/>
        </w:pPr>
        <w:r>
          <w:fldChar w:fldCharType="begin"/>
        </w:r>
        <w:r>
          <w:instrText xml:space="preserve"> PAGE   \* MERGEFORMAT </w:instrText>
        </w:r>
        <w:r>
          <w:fldChar w:fldCharType="separate"/>
        </w:r>
        <w:r w:rsidR="006578E8">
          <w:rPr>
            <w:noProof/>
          </w:rPr>
          <w:t>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17&lt;/item&gt;&lt;item&gt;18&lt;/item&gt;&lt;item&gt;19&lt;/item&gt;&lt;item&gt;20&lt;/item&gt;&lt;item&gt;21&lt;/item&gt;&lt;item&gt;37&lt;/item&gt;&lt;item&gt;38&lt;/item&gt;&lt;item&gt;39&lt;/item&gt;&lt;item&gt;40&lt;/item&gt;&lt;item&gt;42&lt;/item&gt;&lt;/record-ids&gt;&lt;/item&gt;&lt;/Libraries&gt;"/>
  </w:docVars>
  <w:rsids>
    <w:rsidRoot w:val="00331690"/>
    <w:rsid w:val="00014FD8"/>
    <w:rsid w:val="00046DB5"/>
    <w:rsid w:val="000735E9"/>
    <w:rsid w:val="000776FB"/>
    <w:rsid w:val="000A2010"/>
    <w:rsid w:val="000B5FE6"/>
    <w:rsid w:val="000C5AEF"/>
    <w:rsid w:val="000F1947"/>
    <w:rsid w:val="000F4F41"/>
    <w:rsid w:val="00103D7E"/>
    <w:rsid w:val="00104944"/>
    <w:rsid w:val="0012591D"/>
    <w:rsid w:val="001315B0"/>
    <w:rsid w:val="001370C0"/>
    <w:rsid w:val="00172B25"/>
    <w:rsid w:val="00181CCA"/>
    <w:rsid w:val="001C31B0"/>
    <w:rsid w:val="001E6275"/>
    <w:rsid w:val="001F6E0E"/>
    <w:rsid w:val="0020418F"/>
    <w:rsid w:val="00221131"/>
    <w:rsid w:val="0022383F"/>
    <w:rsid w:val="00223EBD"/>
    <w:rsid w:val="00234537"/>
    <w:rsid w:val="00243CA4"/>
    <w:rsid w:val="00252ABD"/>
    <w:rsid w:val="002619F2"/>
    <w:rsid w:val="00262774"/>
    <w:rsid w:val="00265F18"/>
    <w:rsid w:val="00286CFC"/>
    <w:rsid w:val="00293FF6"/>
    <w:rsid w:val="0029627E"/>
    <w:rsid w:val="002A157D"/>
    <w:rsid w:val="002B208A"/>
    <w:rsid w:val="002B4063"/>
    <w:rsid w:val="002B7E76"/>
    <w:rsid w:val="00301519"/>
    <w:rsid w:val="00303C90"/>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413BAF"/>
    <w:rsid w:val="00415F83"/>
    <w:rsid w:val="004434DB"/>
    <w:rsid w:val="004841F5"/>
    <w:rsid w:val="004871A6"/>
    <w:rsid w:val="00493A19"/>
    <w:rsid w:val="00495037"/>
    <w:rsid w:val="00495EE3"/>
    <w:rsid w:val="004A3C28"/>
    <w:rsid w:val="004C11C5"/>
    <w:rsid w:val="004D2937"/>
    <w:rsid w:val="004E1A5E"/>
    <w:rsid w:val="004E32B4"/>
    <w:rsid w:val="0052561B"/>
    <w:rsid w:val="0052570F"/>
    <w:rsid w:val="00527EAB"/>
    <w:rsid w:val="005457FB"/>
    <w:rsid w:val="00554A8C"/>
    <w:rsid w:val="0056251D"/>
    <w:rsid w:val="00581256"/>
    <w:rsid w:val="005A06B2"/>
    <w:rsid w:val="005A270F"/>
    <w:rsid w:val="005C13E7"/>
    <w:rsid w:val="005C73DB"/>
    <w:rsid w:val="00646F26"/>
    <w:rsid w:val="006526CA"/>
    <w:rsid w:val="006578E8"/>
    <w:rsid w:val="00674B5A"/>
    <w:rsid w:val="006750C8"/>
    <w:rsid w:val="00685D1F"/>
    <w:rsid w:val="00692306"/>
    <w:rsid w:val="0069243F"/>
    <w:rsid w:val="006967DF"/>
    <w:rsid w:val="006B3FB0"/>
    <w:rsid w:val="006E0ECA"/>
    <w:rsid w:val="006E6291"/>
    <w:rsid w:val="00700B01"/>
    <w:rsid w:val="0070729D"/>
    <w:rsid w:val="007131C9"/>
    <w:rsid w:val="00720700"/>
    <w:rsid w:val="00727B63"/>
    <w:rsid w:val="0074195A"/>
    <w:rsid w:val="007431CE"/>
    <w:rsid w:val="00747234"/>
    <w:rsid w:val="0075049B"/>
    <w:rsid w:val="00755834"/>
    <w:rsid w:val="0076217B"/>
    <w:rsid w:val="00763C6D"/>
    <w:rsid w:val="00784905"/>
    <w:rsid w:val="007964BB"/>
    <w:rsid w:val="007B0CA8"/>
    <w:rsid w:val="007F3491"/>
    <w:rsid w:val="007F4D6A"/>
    <w:rsid w:val="007F5501"/>
    <w:rsid w:val="007F7092"/>
    <w:rsid w:val="0080060D"/>
    <w:rsid w:val="008035CB"/>
    <w:rsid w:val="00825AF9"/>
    <w:rsid w:val="00844FB1"/>
    <w:rsid w:val="00851201"/>
    <w:rsid w:val="0086683B"/>
    <w:rsid w:val="008668FE"/>
    <w:rsid w:val="00867DDA"/>
    <w:rsid w:val="008A004F"/>
    <w:rsid w:val="008A16F0"/>
    <w:rsid w:val="008A1939"/>
    <w:rsid w:val="008C2D29"/>
    <w:rsid w:val="008D2941"/>
    <w:rsid w:val="008D3915"/>
    <w:rsid w:val="008D5001"/>
    <w:rsid w:val="008E3419"/>
    <w:rsid w:val="008F40C8"/>
    <w:rsid w:val="0091532D"/>
    <w:rsid w:val="0091587C"/>
    <w:rsid w:val="009212AF"/>
    <w:rsid w:val="00926E4E"/>
    <w:rsid w:val="00957FAC"/>
    <w:rsid w:val="00965F81"/>
    <w:rsid w:val="009B208D"/>
    <w:rsid w:val="009F47EA"/>
    <w:rsid w:val="00A030EB"/>
    <w:rsid w:val="00A44CF6"/>
    <w:rsid w:val="00A47840"/>
    <w:rsid w:val="00A572E8"/>
    <w:rsid w:val="00A60019"/>
    <w:rsid w:val="00A62CF8"/>
    <w:rsid w:val="00A76539"/>
    <w:rsid w:val="00A76AB4"/>
    <w:rsid w:val="00A76D33"/>
    <w:rsid w:val="00A810AC"/>
    <w:rsid w:val="00A97389"/>
    <w:rsid w:val="00AA4836"/>
    <w:rsid w:val="00AB1EE0"/>
    <w:rsid w:val="00AB656A"/>
    <w:rsid w:val="00AE3D6A"/>
    <w:rsid w:val="00B04F7C"/>
    <w:rsid w:val="00B0582D"/>
    <w:rsid w:val="00B13C53"/>
    <w:rsid w:val="00B14D83"/>
    <w:rsid w:val="00B257ED"/>
    <w:rsid w:val="00B372A5"/>
    <w:rsid w:val="00B378BE"/>
    <w:rsid w:val="00B74FD6"/>
    <w:rsid w:val="00B80462"/>
    <w:rsid w:val="00B82B2C"/>
    <w:rsid w:val="00B90FD6"/>
    <w:rsid w:val="00B9144C"/>
    <w:rsid w:val="00BA305D"/>
    <w:rsid w:val="00BA703F"/>
    <w:rsid w:val="00BB6A06"/>
    <w:rsid w:val="00BD042F"/>
    <w:rsid w:val="00BD23DC"/>
    <w:rsid w:val="00BE4A7B"/>
    <w:rsid w:val="00BF1090"/>
    <w:rsid w:val="00C05190"/>
    <w:rsid w:val="00C16C43"/>
    <w:rsid w:val="00C2207C"/>
    <w:rsid w:val="00C235F7"/>
    <w:rsid w:val="00C6058A"/>
    <w:rsid w:val="00C841D6"/>
    <w:rsid w:val="00C91524"/>
    <w:rsid w:val="00CA333D"/>
    <w:rsid w:val="00CA7C6B"/>
    <w:rsid w:val="00CB3349"/>
    <w:rsid w:val="00CB76CC"/>
    <w:rsid w:val="00D03236"/>
    <w:rsid w:val="00D03F1F"/>
    <w:rsid w:val="00D76767"/>
    <w:rsid w:val="00D91FBF"/>
    <w:rsid w:val="00DB358B"/>
    <w:rsid w:val="00DF5072"/>
    <w:rsid w:val="00E14B35"/>
    <w:rsid w:val="00E241C3"/>
    <w:rsid w:val="00E33F8C"/>
    <w:rsid w:val="00E451A7"/>
    <w:rsid w:val="00E85DFB"/>
    <w:rsid w:val="00E93268"/>
    <w:rsid w:val="00EB426B"/>
    <w:rsid w:val="00EB6BBC"/>
    <w:rsid w:val="00EE263D"/>
    <w:rsid w:val="00F078E9"/>
    <w:rsid w:val="00F13BF2"/>
    <w:rsid w:val="00F14A85"/>
    <w:rsid w:val="00F4090E"/>
    <w:rsid w:val="00F41663"/>
    <w:rsid w:val="00F47232"/>
    <w:rsid w:val="00F473AD"/>
    <w:rsid w:val="00F55B48"/>
    <w:rsid w:val="00F56117"/>
    <w:rsid w:val="00F56AA3"/>
    <w:rsid w:val="00F62DF0"/>
    <w:rsid w:val="00F65A0A"/>
    <w:rsid w:val="00F67246"/>
    <w:rsid w:val="00F86F56"/>
    <w:rsid w:val="00FA7C39"/>
    <w:rsid w:val="00FD7C40"/>
    <w:rsid w:val="00FE4C9E"/>
    <w:rsid w:val="00FE685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heme="majorEastAsia" w:cstheme="majorBidi"/>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heme="majorEastAsia" w:cstheme="majorBidi"/>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basedOn w:val="Fuentedeprrafopredeter"/>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basedOn w:val="Fuentedeprrafopredeter"/>
    <w:link w:val="Ttulo2"/>
    <w:uiPriority w:val="9"/>
    <w:rsid w:val="006E0ECA"/>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6E0ECA"/>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0ECA"/>
    <w:rPr>
      <w:rFonts w:ascii="Tahoma" w:hAnsi="Tahoma" w:cs="Tahoma"/>
      <w:sz w:val="16"/>
      <w:szCs w:val="16"/>
    </w:rPr>
  </w:style>
  <w:style w:type="character" w:styleId="Hipervnculo">
    <w:name w:val="Hyperlink"/>
    <w:basedOn w:val="Fuentedeprrafopredeter"/>
    <w:uiPriority w:val="99"/>
    <w:rsid w:val="00BF1090"/>
    <w:rPr>
      <w:color w:val="0000FF"/>
      <w:u w:val="single"/>
    </w:rPr>
  </w:style>
  <w:style w:type="character" w:customStyle="1" w:styleId="Ttulo1Car">
    <w:name w:val="Título 1 Car"/>
    <w:basedOn w:val="Fuentedeprrafopredeter"/>
    <w:link w:val="Ttulo1"/>
    <w:uiPriority w:val="9"/>
    <w:rsid w:val="00FE4C9E"/>
    <w:rPr>
      <w:rFonts w:ascii="Times New Roman" w:eastAsiaTheme="majorEastAsia" w:hAnsi="Times New Roman" w:cstheme="majorBidi"/>
      <w:b/>
      <w:bCs/>
      <w:caps/>
      <w:sz w:val="28"/>
      <w:szCs w:val="28"/>
    </w:rPr>
  </w:style>
  <w:style w:type="character" w:customStyle="1" w:styleId="Ttulo5Car">
    <w:name w:val="Título 5 Car"/>
    <w:basedOn w:val="Fuentedeprrafopredeter"/>
    <w:link w:val="Ttulo5"/>
    <w:uiPriority w:val="9"/>
    <w:rsid w:val="00FE4C9E"/>
    <w:rPr>
      <w:rFonts w:asciiTheme="majorHAnsi" w:eastAsiaTheme="majorEastAsia" w:hAnsiTheme="majorHAnsi" w:cstheme="majorBidi"/>
      <w:color w:val="243F60" w:themeColor="accent1" w:themeShade="7F"/>
      <w:sz w:val="24"/>
    </w:rPr>
  </w:style>
  <w:style w:type="character" w:customStyle="1" w:styleId="Ttulo4Car">
    <w:name w:val="Título 4 Car"/>
    <w:basedOn w:val="Fuentedeprrafopredeter"/>
    <w:link w:val="Ttulo4"/>
    <w:uiPriority w:val="9"/>
    <w:rsid w:val="00A97389"/>
    <w:rPr>
      <w:rFonts w:ascii="Times New Roman" w:eastAsiaTheme="majorEastAsia" w:hAnsi="Times New Roman" w:cstheme="majorBidi"/>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basedOn w:val="Fuentedeprrafopredete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basedOn w:val="Textocomentario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basedOn w:val="Fuentedeprrafopredeter"/>
    <w:link w:val="Encabezado"/>
    <w:uiPriority w:val="99"/>
    <w:rsid w:val="00BF1090"/>
    <w:rPr>
      <w:rFonts w:ascii="Times New Roman" w:eastAsia="Times New Roman" w:hAnsi="Times New Roman"/>
      <w:sz w:val="24"/>
      <w:szCs w:val="24"/>
      <w:lang w:val="es-ES" w:eastAsia="es-ES"/>
    </w:rPr>
  </w:style>
  <w:style w:type="character" w:styleId="nfasis">
    <w:name w:val="Emphasis"/>
    <w:basedOn w:val="Fuentedeprrafopredeter"/>
    <w:uiPriority w:val="20"/>
    <w:qFormat/>
    <w:rsid w:val="00BF1090"/>
    <w:rPr>
      <w:i/>
      <w:iCs/>
    </w:rPr>
  </w:style>
  <w:style w:type="paragraph" w:styleId="Epgrafe">
    <w:name w:val="caption"/>
    <w:basedOn w:val="Normal"/>
    <w:next w:val="Normal"/>
    <w:uiPriority w:val="35"/>
    <w:unhideWhenUsed/>
    <w:qFormat/>
    <w:rsid w:val="00BF1090"/>
    <w:pPr>
      <w:keepNext/>
      <w:spacing w:before="120" w:after="120" w:line="240" w:lineRule="auto"/>
      <w:ind w:firstLine="0"/>
      <w:jc w:val="center"/>
    </w:pPr>
    <w:rPr>
      <w:rFonts w:asciiTheme="minorHAnsi" w:hAnsiTheme="minorHAnsi" w:cstheme="minorHAnsi"/>
      <w:b/>
      <w:bCs/>
      <w:sz w:val="22"/>
    </w:rPr>
  </w:style>
  <w:style w:type="table" w:customStyle="1" w:styleId="EstiloCentradoInterlineadosencillo">
    <w:name w:val="Estilo Centrado Interlineado:  sencillo"/>
    <w:basedOn w:val="Tablanormal"/>
    <w:uiPriority w:val="99"/>
    <w:rsid w:val="00BF1090"/>
    <w:pPr>
      <w:spacing w:after="0" w:line="240" w:lineRule="auto"/>
    </w:pPr>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Epgrafe"/>
    <w:rsid w:val="00BF1090"/>
    <w:rPr>
      <w:rFonts w:eastAsia="Times New Roman" w:cs="Times New Roman"/>
      <w:bCs w:val="0"/>
      <w:szCs w:val="20"/>
    </w:rPr>
  </w:style>
  <w:style w:type="paragraph" w:customStyle="1" w:styleId="EstiloEpgrafe11ptoSinNegritaAutomticoCentrado1">
    <w:name w:val="Estilo Epígrafe + 11 pto Sin Negrita Automático Centrado1"/>
    <w:basedOn w:val="Epgrafe"/>
    <w:qFormat/>
    <w:rsid w:val="00BF1090"/>
    <w:rPr>
      <w:rFonts w:eastAsia="Times New Roman" w:cs="Times New Roman"/>
      <w:bCs w:val="0"/>
      <w:szCs w:val="20"/>
    </w:rPr>
  </w:style>
  <w:style w:type="paragraph" w:customStyle="1" w:styleId="EstiloEpgrafeCentrado">
    <w:name w:val="Estilo Epígrafe + Centrado"/>
    <w:basedOn w:val="Epgrafe"/>
    <w:rsid w:val="00BF1090"/>
    <w:rPr>
      <w:rFonts w:eastAsia="Times New Roman" w:cs="Times New Roman"/>
      <w:bCs w:val="0"/>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cs="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cs="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cs="Times New Roman"/>
      <w:szCs w:val="20"/>
    </w:rPr>
  </w:style>
  <w:style w:type="table" w:customStyle="1" w:styleId="Listavistosa1">
    <w:name w:val="Lista vistosa1"/>
    <w:basedOn w:val="Tablanormal"/>
    <w:uiPriority w:val="72"/>
    <w:rsid w:val="00BF109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basedOn w:val="Fuentedeprrafopredete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basedOn w:val="Fuentedeprrafopredeter"/>
    <w:uiPriority w:val="99"/>
    <w:semiHidden/>
    <w:unhideWhenUsed/>
    <w:rsid w:val="00BF1090"/>
    <w:rPr>
      <w:sz w:val="16"/>
      <w:szCs w:val="16"/>
    </w:rPr>
  </w:style>
  <w:style w:type="paragraph" w:styleId="Sinespaciado">
    <w:name w:val="No Spacing"/>
    <w:uiPriority w:val="1"/>
    <w:qFormat/>
    <w:rsid w:val="00BF1090"/>
    <w:pPr>
      <w:spacing w:after="0" w:line="240" w:lineRule="auto"/>
      <w:ind w:firstLine="397"/>
      <w:jc w:val="both"/>
    </w:pPr>
    <w:rPr>
      <w:rFonts w:ascii="Times New Roman" w:hAnsi="Times New Roman"/>
      <w:sz w:val="24"/>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theme="minorHAns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Theme="minorHAnsi" w:hAnsiTheme="minorHAns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theme="minorHAns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theme="minorHAns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theme="minorHAns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basedOn w:val="Fuentedeprrafopredeter"/>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F1090"/>
    <w:rPr>
      <w:rFonts w:asciiTheme="majorHAnsi" w:eastAsiaTheme="majorEastAsia" w:hAnsiTheme="majorHAnsi" w:cstheme="majorBidi"/>
      <w:color w:val="17365D" w:themeColor="text2" w:themeShade="BF"/>
      <w:spacing w:val="5"/>
      <w:kern w:val="28"/>
      <w:sz w:val="52"/>
      <w:szCs w:val="52"/>
    </w:rPr>
  </w:style>
  <w:style w:type="character" w:customStyle="1" w:styleId="Ttulo6Car">
    <w:name w:val="Título 6 Car"/>
    <w:basedOn w:val="Fuentedeprrafopredeter"/>
    <w:link w:val="Ttulo6"/>
    <w:uiPriority w:val="9"/>
    <w:semiHidden/>
    <w:rsid w:val="00BF1090"/>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BF1090"/>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BF10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F1090"/>
    <w:rPr>
      <w:rFonts w:asciiTheme="majorHAnsi" w:eastAsiaTheme="majorEastAsia" w:hAnsiTheme="majorHAnsi" w:cstheme="majorBidi"/>
      <w:i/>
      <w:iCs/>
      <w:color w:val="404040" w:themeColor="text1" w:themeTint="BF"/>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Theme="majorHAnsi" w:hAnsiTheme="majorHAnsi"/>
      <w:color w:val="365F91" w:themeColor="accent1" w:themeShade="BF"/>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basedOn w:val="Fuentedeprrafopredeter"/>
    <w:rsid w:val="00BF1090"/>
    <w:rPr>
      <w:rFonts w:ascii="Times New Roman" w:hAnsi="Times New Roman"/>
      <w:sz w:val="24"/>
      <w:szCs w:val="24"/>
      <w:lang w:val="es-ES"/>
    </w:rPr>
  </w:style>
  <w:style w:type="character" w:customStyle="1" w:styleId="NormalWebCar">
    <w:name w:val="Normal (Web) Car"/>
    <w:basedOn w:val="Fuentedeprrafopredeter"/>
    <w:link w:val="NormalWeb"/>
    <w:uiPriority w:val="99"/>
    <w:rsid w:val="00BF1090"/>
    <w:rPr>
      <w:rFonts w:ascii="Times New Roman" w:eastAsia="Times New Roman" w:hAnsi="Times New Roman"/>
      <w:sz w:val="24"/>
      <w:szCs w:val="24"/>
    </w:rPr>
  </w:style>
  <w:style w:type="character" w:customStyle="1" w:styleId="TitulosnormalesCar">
    <w:name w:val="Titulos normales Car"/>
    <w:basedOn w:val="Fuentedeprrafopredete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basedOn w:val="TablaNormalCar"/>
    <w:link w:val="Titulotablanormal"/>
    <w:rsid w:val="00BF1090"/>
    <w:rPr>
      <w:b/>
      <w:lang w:val="es-ES"/>
    </w:rPr>
  </w:style>
  <w:style w:type="character" w:customStyle="1" w:styleId="normalsinsangriaCar">
    <w:name w:val="normal sin sangria Car"/>
    <w:basedOn w:val="Fuentedeprrafopredeter"/>
    <w:link w:val="normalsinsangria"/>
    <w:rsid w:val="00BF1090"/>
    <w:rPr>
      <w:rFonts w:ascii="Times New Roman" w:hAnsi="Times New Roman"/>
      <w:sz w:val="24"/>
    </w:rPr>
  </w:style>
  <w:style w:type="character" w:customStyle="1" w:styleId="NormalsininterlineadoCar">
    <w:name w:val="Normal sin interlineado Car"/>
    <w:basedOn w:val="Fuentedeprrafopredeter"/>
    <w:link w:val="Normalsininterlineado"/>
    <w:rsid w:val="00BF109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38.bin"/><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6.wmf"/><Relationship Id="rId138" Type="http://schemas.openxmlformats.org/officeDocument/2006/relationships/oleObject" Target="embeddings/oleObject58.bin"/><Relationship Id="rId159" Type="http://schemas.openxmlformats.org/officeDocument/2006/relationships/image" Target="media/image73.wmf"/><Relationship Id="rId324" Type="http://schemas.openxmlformats.org/officeDocument/2006/relationships/oleObject" Target="embeddings/oleObject149.bin"/><Relationship Id="rId345" Type="http://schemas.openxmlformats.org/officeDocument/2006/relationships/image" Target="media/image168.wmf"/><Relationship Id="rId366" Type="http://schemas.openxmlformats.org/officeDocument/2006/relationships/oleObject" Target="embeddings/oleObject169.bin"/><Relationship Id="rId387" Type="http://schemas.openxmlformats.org/officeDocument/2006/relationships/fontTable" Target="fontTable.xml"/><Relationship Id="rId170" Type="http://schemas.openxmlformats.org/officeDocument/2006/relationships/oleObject" Target="embeddings/oleObject74.bin"/><Relationship Id="rId191" Type="http://schemas.openxmlformats.org/officeDocument/2006/relationships/image" Target="media/image89.wmf"/><Relationship Id="rId205" Type="http://schemas.openxmlformats.org/officeDocument/2006/relationships/image" Target="media/image96.wmf"/><Relationship Id="rId226" Type="http://schemas.openxmlformats.org/officeDocument/2006/relationships/oleObject" Target="embeddings/oleObject102.bin"/><Relationship Id="rId247" Type="http://schemas.openxmlformats.org/officeDocument/2006/relationships/image" Target="media/image117.wmf"/><Relationship Id="rId107" Type="http://schemas.openxmlformats.org/officeDocument/2006/relationships/image" Target="media/image47.wmf"/><Relationship Id="rId268" Type="http://schemas.openxmlformats.org/officeDocument/2006/relationships/oleObject" Target="embeddings/oleObject123.bin"/><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image" Target="media/image31.wmf"/><Relationship Id="rId128" Type="http://schemas.openxmlformats.org/officeDocument/2006/relationships/oleObject" Target="embeddings/oleObject53.bin"/><Relationship Id="rId149" Type="http://schemas.openxmlformats.org/officeDocument/2006/relationships/image" Target="media/image68.wmf"/><Relationship Id="rId314" Type="http://schemas.openxmlformats.org/officeDocument/2006/relationships/oleObject" Target="embeddings/oleObject145.bin"/><Relationship Id="rId335" Type="http://schemas.openxmlformats.org/officeDocument/2006/relationships/image" Target="media/image163.wmf"/><Relationship Id="rId356" Type="http://schemas.openxmlformats.org/officeDocument/2006/relationships/image" Target="media/image174.wmf"/><Relationship Id="rId377" Type="http://schemas.openxmlformats.org/officeDocument/2006/relationships/image" Target="media/image185.wmf"/><Relationship Id="rId5" Type="http://schemas.openxmlformats.org/officeDocument/2006/relationships/settings" Target="settings.xml"/><Relationship Id="rId95" Type="http://schemas.openxmlformats.org/officeDocument/2006/relationships/image" Target="media/image42.wmf"/><Relationship Id="rId160" Type="http://schemas.openxmlformats.org/officeDocument/2006/relationships/oleObject" Target="embeddings/oleObject69.bin"/><Relationship Id="rId181" Type="http://schemas.openxmlformats.org/officeDocument/2006/relationships/image" Target="media/image84.wmf"/><Relationship Id="rId216" Type="http://schemas.openxmlformats.org/officeDocument/2006/relationships/oleObject" Target="embeddings/oleObject97.bin"/><Relationship Id="rId237" Type="http://schemas.openxmlformats.org/officeDocument/2006/relationships/image" Target="media/image112.wmf"/><Relationship Id="rId258" Type="http://schemas.openxmlformats.org/officeDocument/2006/relationships/oleObject" Target="embeddings/oleObject118.bin"/><Relationship Id="rId279" Type="http://schemas.openxmlformats.org/officeDocument/2006/relationships/image" Target="media/image133.wmf"/><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wmf"/><Relationship Id="rId118" Type="http://schemas.openxmlformats.org/officeDocument/2006/relationships/oleObject" Target="embeddings/oleObject48.bin"/><Relationship Id="rId139" Type="http://schemas.openxmlformats.org/officeDocument/2006/relationships/image" Target="media/image63.wmf"/><Relationship Id="rId290" Type="http://schemas.openxmlformats.org/officeDocument/2006/relationships/oleObject" Target="embeddings/oleObject134.bin"/><Relationship Id="rId304" Type="http://schemas.openxmlformats.org/officeDocument/2006/relationships/image" Target="media/image146.wmf"/><Relationship Id="rId325" Type="http://schemas.openxmlformats.org/officeDocument/2006/relationships/image" Target="media/image158.wmf"/><Relationship Id="rId346" Type="http://schemas.openxmlformats.org/officeDocument/2006/relationships/oleObject" Target="embeddings/oleObject160.bin"/><Relationship Id="rId367" Type="http://schemas.openxmlformats.org/officeDocument/2006/relationships/image" Target="media/image180.wmf"/><Relationship Id="rId388" Type="http://schemas.openxmlformats.org/officeDocument/2006/relationships/theme" Target="theme/theme1.xml"/><Relationship Id="rId85" Type="http://schemas.openxmlformats.org/officeDocument/2006/relationships/oleObject" Target="embeddings/oleObject33.bin"/><Relationship Id="rId150" Type="http://schemas.openxmlformats.org/officeDocument/2006/relationships/oleObject" Target="embeddings/oleObject64.bin"/><Relationship Id="rId171" Type="http://schemas.openxmlformats.org/officeDocument/2006/relationships/image" Target="media/image79.wmf"/><Relationship Id="rId192" Type="http://schemas.openxmlformats.org/officeDocument/2006/relationships/oleObject" Target="embeddings/oleObject85.bin"/><Relationship Id="rId206" Type="http://schemas.openxmlformats.org/officeDocument/2006/relationships/oleObject" Target="embeddings/oleObject92.bin"/><Relationship Id="rId227" Type="http://schemas.openxmlformats.org/officeDocument/2006/relationships/image" Target="media/image107.wmf"/><Relationship Id="rId248" Type="http://schemas.openxmlformats.org/officeDocument/2006/relationships/oleObject" Target="embeddings/oleObject113.bin"/><Relationship Id="rId269" Type="http://schemas.openxmlformats.org/officeDocument/2006/relationships/image" Target="media/image128.wmf"/><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oleObject" Target="embeddings/oleObject43.bin"/><Relationship Id="rId129" Type="http://schemas.openxmlformats.org/officeDocument/2006/relationships/image" Target="media/image58.wmf"/><Relationship Id="rId280" Type="http://schemas.openxmlformats.org/officeDocument/2006/relationships/oleObject" Target="embeddings/oleObject129.bin"/><Relationship Id="rId315" Type="http://schemas.openxmlformats.org/officeDocument/2006/relationships/image" Target="media/image152.png"/><Relationship Id="rId336" Type="http://schemas.openxmlformats.org/officeDocument/2006/relationships/oleObject" Target="embeddings/oleObject155.bin"/><Relationship Id="rId357" Type="http://schemas.openxmlformats.org/officeDocument/2006/relationships/oleObject" Target="embeddings/oleObject165.bin"/><Relationship Id="rId54" Type="http://schemas.openxmlformats.org/officeDocument/2006/relationships/image" Target="media/image20.wmf"/><Relationship Id="rId75" Type="http://schemas.openxmlformats.org/officeDocument/2006/relationships/oleObject" Target="embeddings/oleObject28.bin"/><Relationship Id="rId96" Type="http://schemas.openxmlformats.org/officeDocument/2006/relationships/oleObject" Target="embeddings/oleObject38.bin"/><Relationship Id="rId140" Type="http://schemas.openxmlformats.org/officeDocument/2006/relationships/oleObject" Target="embeddings/oleObject59.bin"/><Relationship Id="rId161" Type="http://schemas.openxmlformats.org/officeDocument/2006/relationships/image" Target="media/image74.wmf"/><Relationship Id="rId182" Type="http://schemas.openxmlformats.org/officeDocument/2006/relationships/oleObject" Target="embeddings/oleObject80.bin"/><Relationship Id="rId217" Type="http://schemas.openxmlformats.org/officeDocument/2006/relationships/image" Target="media/image102.wmf"/><Relationship Id="rId378" Type="http://schemas.openxmlformats.org/officeDocument/2006/relationships/oleObject" Target="embeddings/oleObject175.bin"/><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image" Target="media/image123.wmf"/><Relationship Id="rId23" Type="http://schemas.openxmlformats.org/officeDocument/2006/relationships/oleObject" Target="embeddings/oleObject3.bin"/><Relationship Id="rId119" Type="http://schemas.openxmlformats.org/officeDocument/2006/relationships/image" Target="media/image53.wmf"/><Relationship Id="rId270" Type="http://schemas.openxmlformats.org/officeDocument/2006/relationships/oleObject" Target="embeddings/oleObject124.bin"/><Relationship Id="rId291" Type="http://schemas.openxmlformats.org/officeDocument/2006/relationships/image" Target="media/image139.wmf"/><Relationship Id="rId305" Type="http://schemas.openxmlformats.org/officeDocument/2006/relationships/oleObject" Target="embeddings/oleObject141.bin"/><Relationship Id="rId326" Type="http://schemas.openxmlformats.org/officeDocument/2006/relationships/oleObject" Target="embeddings/oleObject150.bin"/><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oleObject" Target="embeddings/oleObject24.bin"/><Relationship Id="rId86" Type="http://schemas.openxmlformats.org/officeDocument/2006/relationships/image" Target="media/image37.png"/><Relationship Id="rId130" Type="http://schemas.openxmlformats.org/officeDocument/2006/relationships/oleObject" Target="embeddings/oleObject54.bin"/><Relationship Id="rId151" Type="http://schemas.openxmlformats.org/officeDocument/2006/relationships/image" Target="media/image69.wmf"/><Relationship Id="rId368" Type="http://schemas.openxmlformats.org/officeDocument/2006/relationships/oleObject" Target="embeddings/oleObject170.bin"/><Relationship Id="rId172" Type="http://schemas.openxmlformats.org/officeDocument/2006/relationships/oleObject" Target="embeddings/oleObject75.bin"/><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oleObject" Target="embeddings/oleObject103.bin"/><Relationship Id="rId249" Type="http://schemas.openxmlformats.org/officeDocument/2006/relationships/image" Target="media/image118.wmf"/><Relationship Id="rId13" Type="http://schemas.openxmlformats.org/officeDocument/2006/relationships/header" Target="header2.xml"/><Relationship Id="rId109" Type="http://schemas.openxmlformats.org/officeDocument/2006/relationships/image" Target="media/image48.wmf"/><Relationship Id="rId260" Type="http://schemas.openxmlformats.org/officeDocument/2006/relationships/oleObject" Target="embeddings/oleObject119.bin"/><Relationship Id="rId281" Type="http://schemas.openxmlformats.org/officeDocument/2006/relationships/image" Target="media/image134.wmf"/><Relationship Id="rId316" Type="http://schemas.openxmlformats.org/officeDocument/2006/relationships/image" Target="media/image153.png"/><Relationship Id="rId337" Type="http://schemas.openxmlformats.org/officeDocument/2006/relationships/image" Target="media/image164.wmf"/><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2.wmf"/><Relationship Id="rId97" Type="http://schemas.openxmlformats.org/officeDocument/2006/relationships/header" Target="header4.xml"/><Relationship Id="rId120" Type="http://schemas.openxmlformats.org/officeDocument/2006/relationships/oleObject" Target="embeddings/oleObject49.bin"/><Relationship Id="rId141" Type="http://schemas.openxmlformats.org/officeDocument/2006/relationships/image" Target="media/image64.wmf"/><Relationship Id="rId358" Type="http://schemas.openxmlformats.org/officeDocument/2006/relationships/image" Target="media/image175.wmf"/><Relationship Id="rId379" Type="http://schemas.openxmlformats.org/officeDocument/2006/relationships/image" Target="media/image186.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5.wmf"/><Relationship Id="rId218" Type="http://schemas.openxmlformats.org/officeDocument/2006/relationships/oleObject" Target="embeddings/oleObject98.bin"/><Relationship Id="rId239" Type="http://schemas.openxmlformats.org/officeDocument/2006/relationships/image" Target="media/image113.wmf"/><Relationship Id="rId250" Type="http://schemas.openxmlformats.org/officeDocument/2006/relationships/oleObject" Target="embeddings/oleObject114.bin"/><Relationship Id="rId271" Type="http://schemas.openxmlformats.org/officeDocument/2006/relationships/image" Target="media/image129.wmf"/><Relationship Id="rId292" Type="http://schemas.openxmlformats.org/officeDocument/2006/relationships/oleObject" Target="embeddings/oleObject135.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8.wmf"/><Relationship Id="rId110" Type="http://schemas.openxmlformats.org/officeDocument/2006/relationships/oleObject" Target="embeddings/oleObject44.bin"/><Relationship Id="rId131" Type="http://schemas.openxmlformats.org/officeDocument/2006/relationships/image" Target="media/image59.wmf"/><Relationship Id="rId327" Type="http://schemas.openxmlformats.org/officeDocument/2006/relationships/image" Target="media/image159.wmf"/><Relationship Id="rId348" Type="http://schemas.openxmlformats.org/officeDocument/2006/relationships/oleObject" Target="embeddings/oleObject161.bin"/><Relationship Id="rId369" Type="http://schemas.openxmlformats.org/officeDocument/2006/relationships/image" Target="media/image181.wmf"/><Relationship Id="rId152" Type="http://schemas.openxmlformats.org/officeDocument/2006/relationships/oleObject" Target="embeddings/oleObject65.bin"/><Relationship Id="rId173" Type="http://schemas.openxmlformats.org/officeDocument/2006/relationships/image" Target="media/image80.wmf"/><Relationship Id="rId194" Type="http://schemas.openxmlformats.org/officeDocument/2006/relationships/oleObject" Target="embeddings/oleObject86.bin"/><Relationship Id="rId208" Type="http://schemas.openxmlformats.org/officeDocument/2006/relationships/oleObject" Target="embeddings/oleObject93.bin"/><Relationship Id="rId229" Type="http://schemas.openxmlformats.org/officeDocument/2006/relationships/image" Target="media/image108.wmf"/><Relationship Id="rId380" Type="http://schemas.openxmlformats.org/officeDocument/2006/relationships/oleObject" Target="embeddings/oleObject176.bin"/><Relationship Id="rId240" Type="http://schemas.openxmlformats.org/officeDocument/2006/relationships/oleObject" Target="embeddings/oleObject109.bin"/><Relationship Id="rId261" Type="http://schemas.openxmlformats.org/officeDocument/2006/relationships/image" Target="media/image124.wmf"/><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39.bin"/><Relationship Id="rId282" Type="http://schemas.openxmlformats.org/officeDocument/2006/relationships/oleObject" Target="embeddings/oleObject130.bin"/><Relationship Id="rId317" Type="http://schemas.openxmlformats.org/officeDocument/2006/relationships/image" Target="media/image154.wmf"/><Relationship Id="rId338" Type="http://schemas.openxmlformats.org/officeDocument/2006/relationships/oleObject" Target="embeddings/oleObject156.bin"/><Relationship Id="rId359" Type="http://schemas.openxmlformats.org/officeDocument/2006/relationships/oleObject" Target="embeddings/oleObject166.bin"/><Relationship Id="rId8" Type="http://schemas.openxmlformats.org/officeDocument/2006/relationships/endnotes" Target="endnotes.xml"/><Relationship Id="rId98" Type="http://schemas.openxmlformats.org/officeDocument/2006/relationships/footer" Target="footer6.xml"/><Relationship Id="rId121" Type="http://schemas.openxmlformats.org/officeDocument/2006/relationships/image" Target="media/image54.wmf"/><Relationship Id="rId142" Type="http://schemas.openxmlformats.org/officeDocument/2006/relationships/oleObject" Target="embeddings/oleObject60.bin"/><Relationship Id="rId163" Type="http://schemas.openxmlformats.org/officeDocument/2006/relationships/image" Target="media/image75.wmf"/><Relationship Id="rId184" Type="http://schemas.openxmlformats.org/officeDocument/2006/relationships/oleObject" Target="embeddings/oleObject81.bin"/><Relationship Id="rId219" Type="http://schemas.openxmlformats.org/officeDocument/2006/relationships/image" Target="media/image103.wmf"/><Relationship Id="rId370" Type="http://schemas.openxmlformats.org/officeDocument/2006/relationships/oleObject" Target="embeddings/oleObject171.bin"/><Relationship Id="rId230" Type="http://schemas.openxmlformats.org/officeDocument/2006/relationships/oleObject" Target="embeddings/oleObject104.bin"/><Relationship Id="rId251" Type="http://schemas.openxmlformats.org/officeDocument/2006/relationships/image" Target="media/image119.wmf"/><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oleObject" Target="embeddings/oleObject125.bin"/><Relationship Id="rId293" Type="http://schemas.openxmlformats.org/officeDocument/2006/relationships/image" Target="media/image140.png"/><Relationship Id="rId307" Type="http://schemas.openxmlformats.org/officeDocument/2006/relationships/oleObject" Target="embeddings/oleObject142.bin"/><Relationship Id="rId328" Type="http://schemas.openxmlformats.org/officeDocument/2006/relationships/oleObject" Target="embeddings/oleObject151.bin"/><Relationship Id="rId349" Type="http://schemas.openxmlformats.org/officeDocument/2006/relationships/image" Target="media/image170.wmf"/><Relationship Id="rId88" Type="http://schemas.openxmlformats.org/officeDocument/2006/relationships/oleObject" Target="embeddings/oleObject34.bin"/><Relationship Id="rId111" Type="http://schemas.openxmlformats.org/officeDocument/2006/relationships/image" Target="media/image49.wmf"/><Relationship Id="rId132" Type="http://schemas.openxmlformats.org/officeDocument/2006/relationships/oleObject" Target="embeddings/oleObject55.bin"/><Relationship Id="rId153" Type="http://schemas.openxmlformats.org/officeDocument/2006/relationships/image" Target="media/image70.wmf"/><Relationship Id="rId174" Type="http://schemas.openxmlformats.org/officeDocument/2006/relationships/oleObject" Target="embeddings/oleObject76.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76.wmf"/><Relationship Id="rId381" Type="http://schemas.openxmlformats.org/officeDocument/2006/relationships/image" Target="media/image187.png"/><Relationship Id="rId220" Type="http://schemas.openxmlformats.org/officeDocument/2006/relationships/oleObject" Target="embeddings/oleObject99.bin"/><Relationship Id="rId241" Type="http://schemas.openxmlformats.org/officeDocument/2006/relationships/image" Target="media/image114.wmf"/><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oleObject" Target="embeddings/oleObject120.bin"/><Relationship Id="rId283" Type="http://schemas.openxmlformats.org/officeDocument/2006/relationships/image" Target="media/image135.wmf"/><Relationship Id="rId318" Type="http://schemas.openxmlformats.org/officeDocument/2006/relationships/oleObject" Target="embeddings/oleObject146.bin"/><Relationship Id="rId339" Type="http://schemas.openxmlformats.org/officeDocument/2006/relationships/image" Target="media/image165.wmf"/><Relationship Id="rId78" Type="http://schemas.openxmlformats.org/officeDocument/2006/relationships/image" Target="media/image33.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0.bin"/><Relationship Id="rId143" Type="http://schemas.openxmlformats.org/officeDocument/2006/relationships/image" Target="media/image65.wmf"/><Relationship Id="rId164" Type="http://schemas.openxmlformats.org/officeDocument/2006/relationships/oleObject" Target="embeddings/oleObject71.bin"/><Relationship Id="rId185" Type="http://schemas.openxmlformats.org/officeDocument/2006/relationships/image" Target="media/image86.wmf"/><Relationship Id="rId350" Type="http://schemas.openxmlformats.org/officeDocument/2006/relationships/oleObject" Target="embeddings/oleObject162.bin"/><Relationship Id="rId371" Type="http://schemas.openxmlformats.org/officeDocument/2006/relationships/image" Target="media/image182.wmf"/><Relationship Id="rId9" Type="http://schemas.openxmlformats.org/officeDocument/2006/relationships/image" Target="media/image1.png"/><Relationship Id="rId210" Type="http://schemas.openxmlformats.org/officeDocument/2006/relationships/oleObject" Target="embeddings/oleObject94.bin"/><Relationship Id="rId26" Type="http://schemas.openxmlformats.org/officeDocument/2006/relationships/image" Target="media/image6.wmf"/><Relationship Id="rId231" Type="http://schemas.openxmlformats.org/officeDocument/2006/relationships/image" Target="media/image109.wmf"/><Relationship Id="rId252" Type="http://schemas.openxmlformats.org/officeDocument/2006/relationships/oleObject" Target="embeddings/oleObject115.bin"/><Relationship Id="rId273" Type="http://schemas.openxmlformats.org/officeDocument/2006/relationships/image" Target="media/image130.wmf"/><Relationship Id="rId294" Type="http://schemas.openxmlformats.org/officeDocument/2006/relationships/image" Target="media/image141.wmf"/><Relationship Id="rId308" Type="http://schemas.openxmlformats.org/officeDocument/2006/relationships/image" Target="media/image148.wmf"/><Relationship Id="rId329" Type="http://schemas.openxmlformats.org/officeDocument/2006/relationships/image" Target="media/image160.wmf"/><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9.wmf"/><Relationship Id="rId112" Type="http://schemas.openxmlformats.org/officeDocument/2006/relationships/oleObject" Target="embeddings/oleObject45.bin"/><Relationship Id="rId133" Type="http://schemas.openxmlformats.org/officeDocument/2006/relationships/image" Target="media/image60.wmf"/><Relationship Id="rId154" Type="http://schemas.openxmlformats.org/officeDocument/2006/relationships/oleObject" Target="embeddings/oleObject66.bin"/><Relationship Id="rId175" Type="http://schemas.openxmlformats.org/officeDocument/2006/relationships/image" Target="media/image81.wmf"/><Relationship Id="rId340" Type="http://schemas.openxmlformats.org/officeDocument/2006/relationships/oleObject" Target="embeddings/oleObject157.bin"/><Relationship Id="rId361" Type="http://schemas.openxmlformats.org/officeDocument/2006/relationships/oleObject" Target="embeddings/oleObject167.bin"/><Relationship Id="rId196" Type="http://schemas.openxmlformats.org/officeDocument/2006/relationships/oleObject" Target="embeddings/oleObject87.bin"/><Relationship Id="rId200" Type="http://schemas.openxmlformats.org/officeDocument/2006/relationships/oleObject" Target="embeddings/oleObject89.bin"/><Relationship Id="rId382" Type="http://schemas.openxmlformats.org/officeDocument/2006/relationships/image" Target="media/image188.png"/><Relationship Id="rId16" Type="http://schemas.openxmlformats.org/officeDocument/2006/relationships/header" Target="header3.xml"/><Relationship Id="rId221" Type="http://schemas.openxmlformats.org/officeDocument/2006/relationships/image" Target="media/image104.wmf"/><Relationship Id="rId242" Type="http://schemas.openxmlformats.org/officeDocument/2006/relationships/oleObject" Target="embeddings/oleObject110.bin"/><Relationship Id="rId263" Type="http://schemas.openxmlformats.org/officeDocument/2006/relationships/image" Target="media/image125.wmf"/><Relationship Id="rId284" Type="http://schemas.openxmlformats.org/officeDocument/2006/relationships/oleObject" Target="embeddings/oleObject131.bin"/><Relationship Id="rId319" Type="http://schemas.openxmlformats.org/officeDocument/2006/relationships/image" Target="media/image155.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55.wmf"/><Relationship Id="rId144" Type="http://schemas.openxmlformats.org/officeDocument/2006/relationships/oleObject" Target="embeddings/oleObject61.bin"/><Relationship Id="rId330" Type="http://schemas.openxmlformats.org/officeDocument/2006/relationships/oleObject" Target="embeddings/oleObject152.bin"/><Relationship Id="rId90" Type="http://schemas.openxmlformats.org/officeDocument/2006/relationships/oleObject" Target="embeddings/oleObject35.bin"/><Relationship Id="rId165" Type="http://schemas.openxmlformats.org/officeDocument/2006/relationships/image" Target="media/image76.wmf"/><Relationship Id="rId186" Type="http://schemas.openxmlformats.org/officeDocument/2006/relationships/oleObject" Target="embeddings/oleObject82.bin"/><Relationship Id="rId351" Type="http://schemas.openxmlformats.org/officeDocument/2006/relationships/image" Target="media/image171.png"/><Relationship Id="rId372" Type="http://schemas.openxmlformats.org/officeDocument/2006/relationships/oleObject" Target="embeddings/oleObject172.bin"/><Relationship Id="rId211" Type="http://schemas.openxmlformats.org/officeDocument/2006/relationships/image" Target="media/image99.wmf"/><Relationship Id="rId232" Type="http://schemas.openxmlformats.org/officeDocument/2006/relationships/oleObject" Target="embeddings/oleObject105.bin"/><Relationship Id="rId253" Type="http://schemas.openxmlformats.org/officeDocument/2006/relationships/image" Target="media/image120.wmf"/><Relationship Id="rId274" Type="http://schemas.openxmlformats.org/officeDocument/2006/relationships/oleObject" Target="embeddings/oleObject126.bin"/><Relationship Id="rId295" Type="http://schemas.openxmlformats.org/officeDocument/2006/relationships/oleObject" Target="embeddings/oleObject136.bin"/><Relationship Id="rId309" Type="http://schemas.openxmlformats.org/officeDocument/2006/relationships/oleObject" Target="embeddings/oleObject143.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50.wmf"/><Relationship Id="rId134" Type="http://schemas.openxmlformats.org/officeDocument/2006/relationships/oleObject" Target="embeddings/oleObject56.bin"/><Relationship Id="rId320" Type="http://schemas.openxmlformats.org/officeDocument/2006/relationships/oleObject" Target="embeddings/oleObject147.bin"/><Relationship Id="rId80" Type="http://schemas.openxmlformats.org/officeDocument/2006/relationships/image" Target="media/image34.wmf"/><Relationship Id="rId155" Type="http://schemas.openxmlformats.org/officeDocument/2006/relationships/image" Target="media/image71.wmf"/><Relationship Id="rId176" Type="http://schemas.openxmlformats.org/officeDocument/2006/relationships/oleObject" Target="embeddings/oleObject77.bin"/><Relationship Id="rId197" Type="http://schemas.openxmlformats.org/officeDocument/2006/relationships/image" Target="media/image92.wmf"/><Relationship Id="rId341" Type="http://schemas.openxmlformats.org/officeDocument/2006/relationships/image" Target="media/image166.wmf"/><Relationship Id="rId362" Type="http://schemas.openxmlformats.org/officeDocument/2006/relationships/image" Target="media/image177.png"/><Relationship Id="rId383" Type="http://schemas.openxmlformats.org/officeDocument/2006/relationships/image" Target="media/image189.png"/><Relationship Id="rId201" Type="http://schemas.openxmlformats.org/officeDocument/2006/relationships/image" Target="media/image94.wmf"/><Relationship Id="rId222" Type="http://schemas.openxmlformats.org/officeDocument/2006/relationships/oleObject" Target="embeddings/oleObject100.bin"/><Relationship Id="rId243" Type="http://schemas.openxmlformats.org/officeDocument/2006/relationships/image" Target="media/image115.wmf"/><Relationship Id="rId264" Type="http://schemas.openxmlformats.org/officeDocument/2006/relationships/oleObject" Target="embeddings/oleObject121.bin"/><Relationship Id="rId285" Type="http://schemas.openxmlformats.org/officeDocument/2006/relationships/image" Target="media/image136.wmf"/><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5.wmf"/><Relationship Id="rId124" Type="http://schemas.openxmlformats.org/officeDocument/2006/relationships/oleObject" Target="embeddings/oleObject51.bin"/><Relationship Id="rId310" Type="http://schemas.openxmlformats.org/officeDocument/2006/relationships/image" Target="media/image149.png"/><Relationship Id="rId70" Type="http://schemas.openxmlformats.org/officeDocument/2006/relationships/image" Target="media/image28.jpeg"/><Relationship Id="rId91" Type="http://schemas.openxmlformats.org/officeDocument/2006/relationships/image" Target="media/image40.wmf"/><Relationship Id="rId145" Type="http://schemas.openxmlformats.org/officeDocument/2006/relationships/image" Target="media/image66.wmf"/><Relationship Id="rId166" Type="http://schemas.openxmlformats.org/officeDocument/2006/relationships/oleObject" Target="embeddings/oleObject72.bin"/><Relationship Id="rId187" Type="http://schemas.openxmlformats.org/officeDocument/2006/relationships/image" Target="media/image87.wmf"/><Relationship Id="rId331" Type="http://schemas.openxmlformats.org/officeDocument/2006/relationships/image" Target="media/image161.wmf"/><Relationship Id="rId352" Type="http://schemas.openxmlformats.org/officeDocument/2006/relationships/image" Target="media/image172.wmf"/><Relationship Id="rId373" Type="http://schemas.openxmlformats.org/officeDocument/2006/relationships/image" Target="media/image183.wmf"/><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0.wmf"/><Relationship Id="rId254" Type="http://schemas.openxmlformats.org/officeDocument/2006/relationships/oleObject" Target="embeddings/oleObject116.bin"/><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6.bin"/><Relationship Id="rId275" Type="http://schemas.openxmlformats.org/officeDocument/2006/relationships/image" Target="media/image131.wmf"/><Relationship Id="rId296" Type="http://schemas.openxmlformats.org/officeDocument/2006/relationships/image" Target="media/image142.wmf"/><Relationship Id="rId300" Type="http://schemas.openxmlformats.org/officeDocument/2006/relationships/image" Target="media/image144.wmf"/><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61.wmf"/><Relationship Id="rId156" Type="http://schemas.openxmlformats.org/officeDocument/2006/relationships/oleObject" Target="embeddings/oleObject67.bin"/><Relationship Id="rId177" Type="http://schemas.openxmlformats.org/officeDocument/2006/relationships/image" Target="media/image82.wmf"/><Relationship Id="rId198" Type="http://schemas.openxmlformats.org/officeDocument/2006/relationships/oleObject" Target="embeddings/oleObject88.bin"/><Relationship Id="rId321" Type="http://schemas.openxmlformats.org/officeDocument/2006/relationships/image" Target="media/image156.wmf"/><Relationship Id="rId342" Type="http://schemas.openxmlformats.org/officeDocument/2006/relationships/oleObject" Target="embeddings/oleObject158.bin"/><Relationship Id="rId363" Type="http://schemas.openxmlformats.org/officeDocument/2006/relationships/image" Target="media/image178.wmf"/><Relationship Id="rId384" Type="http://schemas.openxmlformats.org/officeDocument/2006/relationships/image" Target="media/image190.emf"/><Relationship Id="rId202" Type="http://schemas.openxmlformats.org/officeDocument/2006/relationships/oleObject" Target="embeddings/oleObject90.bin"/><Relationship Id="rId223" Type="http://schemas.openxmlformats.org/officeDocument/2006/relationships/image" Target="media/image105.wmf"/><Relationship Id="rId244" Type="http://schemas.openxmlformats.org/officeDocument/2006/relationships/oleObject" Target="embeddings/oleObject111.bin"/><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image" Target="media/image126.wmf"/><Relationship Id="rId286" Type="http://schemas.openxmlformats.org/officeDocument/2006/relationships/oleObject" Target="embeddings/oleObject132.bin"/><Relationship Id="rId50" Type="http://schemas.openxmlformats.org/officeDocument/2006/relationships/image" Target="media/image18.wmf"/><Relationship Id="rId104" Type="http://schemas.openxmlformats.org/officeDocument/2006/relationships/oleObject" Target="embeddings/oleObject41.bin"/><Relationship Id="rId125" Type="http://schemas.openxmlformats.org/officeDocument/2006/relationships/image" Target="media/image56.wmf"/><Relationship Id="rId146" Type="http://schemas.openxmlformats.org/officeDocument/2006/relationships/oleObject" Target="embeddings/oleObject62.bin"/><Relationship Id="rId167" Type="http://schemas.openxmlformats.org/officeDocument/2006/relationships/image" Target="media/image77.wmf"/><Relationship Id="rId188" Type="http://schemas.openxmlformats.org/officeDocument/2006/relationships/oleObject" Target="embeddings/oleObject83.bin"/><Relationship Id="rId311" Type="http://schemas.openxmlformats.org/officeDocument/2006/relationships/image" Target="media/image150.wmf"/><Relationship Id="rId332" Type="http://schemas.openxmlformats.org/officeDocument/2006/relationships/oleObject" Target="embeddings/oleObject153.bin"/><Relationship Id="rId353" Type="http://schemas.openxmlformats.org/officeDocument/2006/relationships/oleObject" Target="embeddings/oleObject163.bin"/><Relationship Id="rId374" Type="http://schemas.openxmlformats.org/officeDocument/2006/relationships/oleObject" Target="embeddings/oleObject173.bin"/><Relationship Id="rId71" Type="http://schemas.openxmlformats.org/officeDocument/2006/relationships/image" Target="media/image29.png"/><Relationship Id="rId92" Type="http://schemas.openxmlformats.org/officeDocument/2006/relationships/oleObject" Target="embeddings/oleObject36.bin"/><Relationship Id="rId213" Type="http://schemas.openxmlformats.org/officeDocument/2006/relationships/image" Target="media/image100.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1.wmf"/><Relationship Id="rId276" Type="http://schemas.openxmlformats.org/officeDocument/2006/relationships/oleObject" Target="embeddings/oleObject127.bin"/><Relationship Id="rId297" Type="http://schemas.openxmlformats.org/officeDocument/2006/relationships/oleObject" Target="embeddings/oleObject137.bin"/><Relationship Id="rId40" Type="http://schemas.openxmlformats.org/officeDocument/2006/relationships/image" Target="media/image13.wmf"/><Relationship Id="rId115" Type="http://schemas.openxmlformats.org/officeDocument/2006/relationships/image" Target="media/image51.wmf"/><Relationship Id="rId136" Type="http://schemas.openxmlformats.org/officeDocument/2006/relationships/oleObject" Target="embeddings/oleObject57.bin"/><Relationship Id="rId157" Type="http://schemas.openxmlformats.org/officeDocument/2006/relationships/image" Target="media/image72.wmf"/><Relationship Id="rId178" Type="http://schemas.openxmlformats.org/officeDocument/2006/relationships/oleObject" Target="embeddings/oleObject78.bin"/><Relationship Id="rId301" Type="http://schemas.openxmlformats.org/officeDocument/2006/relationships/oleObject" Target="embeddings/oleObject139.bin"/><Relationship Id="rId322" Type="http://schemas.openxmlformats.org/officeDocument/2006/relationships/oleObject" Target="embeddings/oleObject148.bin"/><Relationship Id="rId343" Type="http://schemas.openxmlformats.org/officeDocument/2006/relationships/image" Target="media/image167.wmf"/><Relationship Id="rId364" Type="http://schemas.openxmlformats.org/officeDocument/2006/relationships/oleObject" Target="embeddings/oleObject168.bin"/><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91.png"/><Relationship Id="rId19" Type="http://schemas.openxmlformats.org/officeDocument/2006/relationships/oleObject" Target="embeddings/oleObject1.bin"/><Relationship Id="rId224" Type="http://schemas.openxmlformats.org/officeDocument/2006/relationships/oleObject" Target="embeddings/oleObject101.bin"/><Relationship Id="rId245" Type="http://schemas.openxmlformats.org/officeDocument/2006/relationships/image" Target="media/image116.wmf"/><Relationship Id="rId266" Type="http://schemas.openxmlformats.org/officeDocument/2006/relationships/oleObject" Target="embeddings/oleObject122.bin"/><Relationship Id="rId287" Type="http://schemas.openxmlformats.org/officeDocument/2006/relationships/image" Target="media/image137.wmf"/><Relationship Id="rId30" Type="http://schemas.openxmlformats.org/officeDocument/2006/relationships/image" Target="media/image8.wmf"/><Relationship Id="rId105" Type="http://schemas.openxmlformats.org/officeDocument/2006/relationships/image" Target="media/image46.wmf"/><Relationship Id="rId126" Type="http://schemas.openxmlformats.org/officeDocument/2006/relationships/oleObject" Target="embeddings/oleObject52.bin"/><Relationship Id="rId147" Type="http://schemas.openxmlformats.org/officeDocument/2006/relationships/image" Target="media/image67.wmf"/><Relationship Id="rId168" Type="http://schemas.openxmlformats.org/officeDocument/2006/relationships/oleObject" Target="embeddings/oleObject73.bin"/><Relationship Id="rId312" Type="http://schemas.openxmlformats.org/officeDocument/2006/relationships/oleObject" Target="embeddings/oleObject144.bin"/><Relationship Id="rId333" Type="http://schemas.openxmlformats.org/officeDocument/2006/relationships/image" Target="media/image162.wmf"/><Relationship Id="rId354" Type="http://schemas.openxmlformats.org/officeDocument/2006/relationships/image" Target="media/image173.wmf"/><Relationship Id="rId51" Type="http://schemas.openxmlformats.org/officeDocument/2006/relationships/oleObject" Target="embeddings/oleObject17.bin"/><Relationship Id="rId72" Type="http://schemas.openxmlformats.org/officeDocument/2006/relationships/image" Target="media/image30.wmf"/><Relationship Id="rId93" Type="http://schemas.openxmlformats.org/officeDocument/2006/relationships/image" Target="media/image41.wmf"/><Relationship Id="rId189" Type="http://schemas.openxmlformats.org/officeDocument/2006/relationships/image" Target="media/image88.wmf"/><Relationship Id="rId375"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6.bin"/><Relationship Id="rId235" Type="http://schemas.openxmlformats.org/officeDocument/2006/relationships/image" Target="media/image111.wmf"/><Relationship Id="rId256" Type="http://schemas.openxmlformats.org/officeDocument/2006/relationships/oleObject" Target="embeddings/oleObject117.bin"/><Relationship Id="rId277" Type="http://schemas.openxmlformats.org/officeDocument/2006/relationships/image" Target="media/image132.wmf"/><Relationship Id="rId298" Type="http://schemas.openxmlformats.org/officeDocument/2006/relationships/image" Target="media/image143.wmf"/><Relationship Id="rId116" Type="http://schemas.openxmlformats.org/officeDocument/2006/relationships/oleObject" Target="embeddings/oleObject47.bin"/><Relationship Id="rId137" Type="http://schemas.openxmlformats.org/officeDocument/2006/relationships/image" Target="media/image62.wmf"/><Relationship Id="rId158" Type="http://schemas.openxmlformats.org/officeDocument/2006/relationships/oleObject" Target="embeddings/oleObject68.bin"/><Relationship Id="rId302" Type="http://schemas.openxmlformats.org/officeDocument/2006/relationships/image" Target="media/image145.wmf"/><Relationship Id="rId323" Type="http://schemas.openxmlformats.org/officeDocument/2006/relationships/image" Target="media/image157.wmf"/><Relationship Id="rId344" Type="http://schemas.openxmlformats.org/officeDocument/2006/relationships/oleObject" Target="embeddings/oleObject159.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image" Target="media/image83.wmf"/><Relationship Id="rId365" Type="http://schemas.openxmlformats.org/officeDocument/2006/relationships/image" Target="media/image179.wmf"/><Relationship Id="rId386" Type="http://schemas.openxmlformats.org/officeDocument/2006/relationships/hyperlink" Target="http://www.astrosurf.com/buil/d70v10d/eval.htm" TargetMode="External"/><Relationship Id="rId190" Type="http://schemas.openxmlformats.org/officeDocument/2006/relationships/oleObject" Target="embeddings/oleObject84.bin"/><Relationship Id="rId204" Type="http://schemas.openxmlformats.org/officeDocument/2006/relationships/oleObject" Target="embeddings/oleObject91.bin"/><Relationship Id="rId225" Type="http://schemas.openxmlformats.org/officeDocument/2006/relationships/image" Target="media/image106.wmf"/><Relationship Id="rId246" Type="http://schemas.openxmlformats.org/officeDocument/2006/relationships/oleObject" Target="embeddings/oleObject112.bin"/><Relationship Id="rId267" Type="http://schemas.openxmlformats.org/officeDocument/2006/relationships/image" Target="media/image127.wmf"/><Relationship Id="rId288" Type="http://schemas.openxmlformats.org/officeDocument/2006/relationships/oleObject" Target="embeddings/oleObject133.bin"/><Relationship Id="rId106" Type="http://schemas.openxmlformats.org/officeDocument/2006/relationships/oleObject" Target="embeddings/oleObject42.bin"/><Relationship Id="rId127" Type="http://schemas.openxmlformats.org/officeDocument/2006/relationships/image" Target="media/image57.wmf"/><Relationship Id="rId313" Type="http://schemas.openxmlformats.org/officeDocument/2006/relationships/image" Target="media/image151.wmf"/><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oleObject" Target="embeddings/oleObject27.bin"/><Relationship Id="rId94" Type="http://schemas.openxmlformats.org/officeDocument/2006/relationships/oleObject" Target="embeddings/oleObject37.bin"/><Relationship Id="rId148" Type="http://schemas.openxmlformats.org/officeDocument/2006/relationships/oleObject" Target="embeddings/oleObject63.bin"/><Relationship Id="rId169" Type="http://schemas.openxmlformats.org/officeDocument/2006/relationships/image" Target="media/image78.wmf"/><Relationship Id="rId334" Type="http://schemas.openxmlformats.org/officeDocument/2006/relationships/oleObject" Target="embeddings/oleObject154.bin"/><Relationship Id="rId355" Type="http://schemas.openxmlformats.org/officeDocument/2006/relationships/oleObject" Target="embeddings/oleObject164.bin"/><Relationship Id="rId376" Type="http://schemas.openxmlformats.org/officeDocument/2006/relationships/oleObject" Target="embeddings/oleObject174.bin"/><Relationship Id="rId4" Type="http://schemas.microsoft.com/office/2007/relationships/stylesWithEffects" Target="stylesWithEffects.xml"/><Relationship Id="rId180" Type="http://schemas.openxmlformats.org/officeDocument/2006/relationships/oleObject" Target="embeddings/oleObject79.bin"/><Relationship Id="rId215" Type="http://schemas.openxmlformats.org/officeDocument/2006/relationships/image" Target="media/image101.wmf"/><Relationship Id="rId236" Type="http://schemas.openxmlformats.org/officeDocument/2006/relationships/oleObject" Target="embeddings/oleObject107.bin"/><Relationship Id="rId257" Type="http://schemas.openxmlformats.org/officeDocument/2006/relationships/image" Target="media/image122.wmf"/><Relationship Id="rId278" Type="http://schemas.openxmlformats.org/officeDocument/2006/relationships/oleObject" Target="embeddings/oleObject128.bin"/><Relationship Id="rId303" Type="http://schemas.openxmlformats.org/officeDocument/2006/relationships/oleObject" Target="embeddings/oleObject140.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AC417-48E8-4780-AE89-529A65DF9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49</Pages>
  <Words>12216</Words>
  <Characters>61938</Characters>
  <Application>Microsoft Office Word</Application>
  <DocSecurity>0</DocSecurity>
  <Lines>1674</Lines>
  <Paragraphs>734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veloz</dc:creator>
  <cp:lastModifiedBy>veloz</cp:lastModifiedBy>
  <cp:revision>11</cp:revision>
  <dcterms:created xsi:type="dcterms:W3CDTF">2012-02-02T16:22:00Z</dcterms:created>
  <dcterms:modified xsi:type="dcterms:W3CDTF">2012-02-06T23:16:00Z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Number2">
    <vt:lpwstr>(#C1.#E1)</vt:lpwstr>
  </property>
  <property fmtid="{D5CDD505-2E9C-101B-9397-08002B2CF9AE}" pid="10" name="MTEquationSection">
    <vt:lpwstr>1</vt:lpwstr>
  </property>
</Properties>
</file>